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E480F" w14:textId="77777777" w:rsidR="00B25511" w:rsidRDefault="00B25511">
      <w:pPr>
        <w:spacing w:line="480" w:lineRule="auto"/>
        <w:jc w:val="right"/>
        <w:rPr>
          <w:rFonts w:ascii="Arial" w:eastAsia="Arial" w:hAnsi="Arial" w:cs="Arial"/>
        </w:rPr>
      </w:pPr>
    </w:p>
    <w:p w14:paraId="1BAF1A07" w14:textId="77777777" w:rsidR="00B25511" w:rsidRDefault="00B25511">
      <w:pPr>
        <w:spacing w:line="480" w:lineRule="auto"/>
        <w:rPr>
          <w:rFonts w:ascii="Arial" w:eastAsia="Arial" w:hAnsi="Arial" w:cs="Arial"/>
        </w:rPr>
      </w:pPr>
    </w:p>
    <w:p w14:paraId="27864953" w14:textId="71BB0046" w:rsidR="00B25511" w:rsidRDefault="00000000">
      <w:pPr>
        <w:spacing w:line="480" w:lineRule="auto"/>
        <w:jc w:val="center"/>
        <w:rPr>
          <w:rFonts w:ascii="Arial" w:eastAsia="Arial" w:hAnsi="Arial" w:cs="Arial"/>
          <w:b/>
        </w:rPr>
      </w:pPr>
      <w:r>
        <w:rPr>
          <w:rFonts w:ascii="Arial" w:eastAsia="Arial" w:hAnsi="Arial" w:cs="Arial"/>
          <w:b/>
        </w:rPr>
        <w:t xml:space="preserve">Brain activity forecasts changing market demand for </w:t>
      </w:r>
      <w:r w:rsidR="004768EB">
        <w:rPr>
          <w:rFonts w:ascii="Arial" w:eastAsia="Arial" w:hAnsi="Arial" w:cs="Arial"/>
          <w:b/>
        </w:rPr>
        <w:t xml:space="preserve">innovative </w:t>
      </w:r>
      <w:r>
        <w:rPr>
          <w:rFonts w:ascii="Arial" w:eastAsia="Arial" w:hAnsi="Arial" w:cs="Arial"/>
          <w:b/>
        </w:rPr>
        <w:t>vehicles</w:t>
      </w:r>
    </w:p>
    <w:p w14:paraId="65B7B344" w14:textId="77777777" w:rsidR="00B25511" w:rsidRDefault="00B25511">
      <w:pPr>
        <w:spacing w:line="480" w:lineRule="auto"/>
        <w:jc w:val="center"/>
        <w:rPr>
          <w:rFonts w:ascii="Arial" w:eastAsia="Arial" w:hAnsi="Arial" w:cs="Arial"/>
        </w:rPr>
      </w:pPr>
    </w:p>
    <w:p w14:paraId="536527CC" w14:textId="77777777" w:rsidR="00B25511" w:rsidRDefault="00000000">
      <w:pPr>
        <w:spacing w:line="480" w:lineRule="auto"/>
        <w:jc w:val="center"/>
        <w:rPr>
          <w:rFonts w:ascii="Arial" w:eastAsia="Arial" w:hAnsi="Arial" w:cs="Arial"/>
        </w:rPr>
      </w:pPr>
      <w:r>
        <w:rPr>
          <w:rFonts w:ascii="Arial" w:eastAsia="Arial" w:hAnsi="Arial" w:cs="Arial"/>
        </w:rPr>
        <w:t>Brian Knutson</w:t>
      </w:r>
      <w:r>
        <w:rPr>
          <w:rFonts w:ascii="Arial" w:eastAsia="Arial" w:hAnsi="Arial" w:cs="Arial"/>
          <w:vertAlign w:val="superscript"/>
        </w:rPr>
        <w:t>1</w:t>
      </w:r>
      <w:r>
        <w:rPr>
          <w:rFonts w:ascii="Arial" w:eastAsia="Arial" w:hAnsi="Arial" w:cs="Arial"/>
        </w:rPr>
        <w:t>, Dylan Christiano</w:t>
      </w:r>
      <w:r>
        <w:rPr>
          <w:rFonts w:ascii="Arial" w:eastAsia="Arial" w:hAnsi="Arial" w:cs="Arial"/>
          <w:vertAlign w:val="superscript"/>
        </w:rPr>
        <w:t>1</w:t>
      </w:r>
      <w:r>
        <w:rPr>
          <w:rFonts w:ascii="Arial" w:eastAsia="Arial" w:hAnsi="Arial" w:cs="Arial"/>
        </w:rPr>
        <w:t>, Cynthia Wu</w:t>
      </w:r>
      <w:r>
        <w:rPr>
          <w:rFonts w:ascii="Arial" w:eastAsia="Arial" w:hAnsi="Arial" w:cs="Arial"/>
          <w:vertAlign w:val="superscript"/>
        </w:rPr>
        <w:t>1</w:t>
      </w:r>
      <w:r>
        <w:rPr>
          <w:rFonts w:ascii="Arial" w:eastAsia="Arial" w:hAnsi="Arial" w:cs="Arial"/>
        </w:rPr>
        <w:t>, Tara Srirangarajan</w:t>
      </w:r>
      <w:r>
        <w:rPr>
          <w:rFonts w:ascii="Arial" w:eastAsia="Arial" w:hAnsi="Arial" w:cs="Arial"/>
          <w:vertAlign w:val="superscript"/>
        </w:rPr>
        <w:t>1</w:t>
      </w:r>
      <w:r>
        <w:rPr>
          <w:rFonts w:ascii="Arial" w:eastAsia="Arial" w:hAnsi="Arial" w:cs="Arial"/>
        </w:rPr>
        <w:t xml:space="preserve">, </w:t>
      </w:r>
      <w:r>
        <w:rPr>
          <w:rFonts w:ascii="Arial" w:eastAsia="Arial" w:hAnsi="Arial" w:cs="Arial"/>
        </w:rPr>
        <w:br/>
        <w:t>Nicole Deng</w:t>
      </w:r>
      <w:r>
        <w:rPr>
          <w:rFonts w:ascii="Arial" w:eastAsia="Arial" w:hAnsi="Arial" w:cs="Arial"/>
          <w:vertAlign w:val="superscript"/>
        </w:rPr>
        <w:t>1</w:t>
      </w:r>
      <w:r>
        <w:rPr>
          <w:rFonts w:ascii="Arial" w:eastAsia="Arial" w:hAnsi="Arial" w:cs="Arial"/>
        </w:rPr>
        <w:t>, Matthew Klenk</w:t>
      </w:r>
      <w:r>
        <w:rPr>
          <w:rFonts w:ascii="Arial" w:eastAsia="Arial" w:hAnsi="Arial" w:cs="Arial"/>
          <w:vertAlign w:val="superscript"/>
        </w:rPr>
        <w:t>2</w:t>
      </w:r>
      <w:r>
        <w:rPr>
          <w:rFonts w:ascii="Arial" w:eastAsia="Arial" w:hAnsi="Arial" w:cs="Arial"/>
        </w:rPr>
        <w:t>, Charlene Wu</w:t>
      </w:r>
      <w:r>
        <w:rPr>
          <w:rFonts w:ascii="Arial" w:eastAsia="Arial" w:hAnsi="Arial" w:cs="Arial"/>
          <w:vertAlign w:val="superscript"/>
        </w:rPr>
        <w:t>2</w:t>
      </w:r>
      <w:r>
        <w:rPr>
          <w:rFonts w:ascii="Arial" w:eastAsia="Arial" w:hAnsi="Arial" w:cs="Arial"/>
        </w:rPr>
        <w:t>, Shabnam Hakimi</w:t>
      </w:r>
      <w:r>
        <w:rPr>
          <w:rFonts w:ascii="Arial" w:eastAsia="Arial" w:hAnsi="Arial" w:cs="Arial"/>
          <w:vertAlign w:val="superscript"/>
        </w:rPr>
        <w:t>2</w:t>
      </w:r>
    </w:p>
    <w:p w14:paraId="6AB48CC2" w14:textId="77777777" w:rsidR="00B25511" w:rsidRDefault="00B25511">
      <w:pPr>
        <w:spacing w:line="480" w:lineRule="auto"/>
        <w:jc w:val="center"/>
        <w:rPr>
          <w:rFonts w:ascii="Arial" w:eastAsia="Arial" w:hAnsi="Arial" w:cs="Arial"/>
        </w:rPr>
      </w:pPr>
    </w:p>
    <w:p w14:paraId="2B88CB8A" w14:textId="77777777" w:rsidR="00B25511" w:rsidRDefault="00000000">
      <w:pPr>
        <w:spacing w:line="480" w:lineRule="auto"/>
        <w:jc w:val="center"/>
        <w:rPr>
          <w:rFonts w:ascii="Arial" w:eastAsia="Arial" w:hAnsi="Arial" w:cs="Arial"/>
        </w:rPr>
      </w:pPr>
      <w:r>
        <w:rPr>
          <w:rFonts w:ascii="Arial" w:eastAsia="Arial" w:hAnsi="Arial" w:cs="Arial"/>
          <w:i/>
        </w:rPr>
        <w:t xml:space="preserve">Department of Psychology, Stanford University, Stanford CA 94305 </w:t>
      </w:r>
      <w:r>
        <w:rPr>
          <w:rFonts w:ascii="Arial" w:eastAsia="Arial" w:hAnsi="Arial" w:cs="Arial"/>
          <w:i/>
          <w:vertAlign w:val="superscript"/>
        </w:rPr>
        <w:t>1</w:t>
      </w:r>
    </w:p>
    <w:p w14:paraId="39F5378A" w14:textId="77777777" w:rsidR="00B25511" w:rsidRDefault="00000000">
      <w:pPr>
        <w:spacing w:line="480" w:lineRule="auto"/>
        <w:jc w:val="center"/>
        <w:rPr>
          <w:rFonts w:ascii="Arial" w:eastAsia="Arial" w:hAnsi="Arial" w:cs="Arial"/>
          <w:i/>
        </w:rPr>
      </w:pPr>
      <w:r>
        <w:rPr>
          <w:rFonts w:ascii="Arial" w:eastAsia="Arial" w:hAnsi="Arial" w:cs="Arial"/>
          <w:i/>
        </w:rPr>
        <w:t>Toyota Research Institute, Los Altos, CA 94022</w:t>
      </w:r>
      <w:r>
        <w:rPr>
          <w:rFonts w:ascii="Arial" w:eastAsia="Arial" w:hAnsi="Arial" w:cs="Arial"/>
          <w:i/>
          <w:vertAlign w:val="superscript"/>
        </w:rPr>
        <w:t xml:space="preserve"> 2</w:t>
      </w:r>
    </w:p>
    <w:p w14:paraId="0F606AC6" w14:textId="77777777" w:rsidR="00B25511" w:rsidRDefault="00B25511">
      <w:pPr>
        <w:spacing w:line="480" w:lineRule="auto"/>
        <w:rPr>
          <w:rFonts w:ascii="Arial" w:eastAsia="Arial" w:hAnsi="Arial" w:cs="Arial"/>
        </w:rPr>
      </w:pPr>
    </w:p>
    <w:p w14:paraId="00ECE5E8" w14:textId="0FC37DD3" w:rsidR="00B25511" w:rsidRDefault="00000000">
      <w:pPr>
        <w:spacing w:line="480" w:lineRule="auto"/>
        <w:jc w:val="center"/>
        <w:rPr>
          <w:rFonts w:ascii="Arial" w:eastAsia="Arial" w:hAnsi="Arial" w:cs="Arial"/>
          <w:i/>
        </w:rPr>
      </w:pPr>
      <w:r>
        <w:rPr>
          <w:rFonts w:ascii="Arial" w:eastAsia="Arial" w:hAnsi="Arial" w:cs="Arial"/>
          <w:i/>
        </w:rPr>
        <w:t>Draft (</w:t>
      </w:r>
      <w:r w:rsidRPr="00546295">
        <w:rPr>
          <w:rFonts w:ascii="Arial" w:eastAsia="Arial" w:hAnsi="Arial" w:cs="Arial"/>
          <w:i/>
        </w:rPr>
        <w:t>25.0</w:t>
      </w:r>
      <w:r w:rsidR="00546295" w:rsidRPr="00546295">
        <w:rPr>
          <w:rFonts w:ascii="Arial" w:eastAsia="Arial" w:hAnsi="Arial" w:cs="Arial"/>
          <w:i/>
          <w:lang w:eastAsia="zh-CN"/>
        </w:rPr>
        <w:t>8</w:t>
      </w:r>
      <w:r w:rsidR="00546295" w:rsidRPr="000D43CA">
        <w:rPr>
          <w:rFonts w:ascii="Arial" w:eastAsia="Microsoft YaHei" w:hAnsi="Arial" w:cs="Arial"/>
          <w:i/>
          <w:lang w:eastAsia="zh-CN"/>
        </w:rPr>
        <w:t>.</w:t>
      </w:r>
      <w:r w:rsidR="008B3107">
        <w:rPr>
          <w:rFonts w:ascii="Arial" w:eastAsia="Microsoft YaHei" w:hAnsi="Arial" w:cs="Arial"/>
          <w:i/>
          <w:lang w:eastAsia="zh-CN"/>
        </w:rPr>
        <w:t>14</w:t>
      </w:r>
      <w:r>
        <w:rPr>
          <w:rFonts w:ascii="Arial" w:eastAsia="Arial" w:hAnsi="Arial" w:cs="Arial"/>
          <w:i/>
        </w:rPr>
        <w:t>): Please do not cite or distribute</w:t>
      </w:r>
    </w:p>
    <w:p w14:paraId="1B3C9CB2" w14:textId="77777777" w:rsidR="00B25511" w:rsidRDefault="00B25511">
      <w:pPr>
        <w:spacing w:line="480" w:lineRule="auto"/>
        <w:rPr>
          <w:rFonts w:ascii="Arial" w:eastAsia="Arial" w:hAnsi="Arial" w:cs="Arial"/>
        </w:rPr>
      </w:pPr>
    </w:p>
    <w:p w14:paraId="7F5420F8" w14:textId="146B0379" w:rsidR="00B25511" w:rsidRDefault="00B64847">
      <w:pPr>
        <w:spacing w:line="480" w:lineRule="auto"/>
        <w:rPr>
          <w:rFonts w:ascii="Arial" w:eastAsia="Arial" w:hAnsi="Arial" w:cs="Arial"/>
        </w:rPr>
      </w:pPr>
      <w:r>
        <w:rPr>
          <w:rFonts w:ascii="Arial" w:eastAsia="Arial" w:hAnsi="Arial" w:cs="Arial"/>
        </w:rPr>
        <w:t xml:space="preserve">To do: </w:t>
      </w:r>
    </w:p>
    <w:p w14:paraId="57A2807C" w14:textId="4B5051FD" w:rsidR="002377E1" w:rsidRDefault="002377E1">
      <w:pPr>
        <w:spacing w:line="480" w:lineRule="auto"/>
        <w:rPr>
          <w:rFonts w:ascii="Arial" w:eastAsia="Arial" w:hAnsi="Arial" w:cs="Arial"/>
        </w:rPr>
      </w:pPr>
      <w:r>
        <w:rPr>
          <w:rFonts w:ascii="Arial" w:eastAsia="Arial" w:hAnsi="Arial" w:cs="Arial"/>
        </w:rPr>
        <w:t>Reformat for Science</w:t>
      </w:r>
    </w:p>
    <w:p w14:paraId="6E4233C2" w14:textId="13E4DFD7" w:rsidR="00546295" w:rsidRDefault="002377E1">
      <w:pPr>
        <w:spacing w:line="480" w:lineRule="auto"/>
        <w:rPr>
          <w:rFonts w:ascii="Arial" w:eastAsia="Arial" w:hAnsi="Arial" w:cs="Arial"/>
        </w:rPr>
      </w:pPr>
      <w:r>
        <w:rPr>
          <w:rFonts w:ascii="Arial" w:eastAsia="Arial" w:hAnsi="Arial" w:cs="Arial"/>
        </w:rPr>
        <w:t>Write cover letter</w:t>
      </w:r>
    </w:p>
    <w:p w14:paraId="62129ED3" w14:textId="77777777" w:rsidR="00B25511" w:rsidRDefault="00B25511">
      <w:pPr>
        <w:spacing w:line="480" w:lineRule="auto"/>
        <w:rPr>
          <w:rFonts w:ascii="Arial" w:eastAsia="Arial" w:hAnsi="Arial" w:cs="Arial"/>
        </w:rPr>
      </w:pPr>
    </w:p>
    <w:p w14:paraId="7F63E0BC" w14:textId="77777777" w:rsidR="00B25511" w:rsidRDefault="00B25511">
      <w:pPr>
        <w:spacing w:line="480" w:lineRule="auto"/>
        <w:rPr>
          <w:rFonts w:ascii="Arial" w:eastAsia="Arial" w:hAnsi="Arial" w:cs="Arial"/>
        </w:rPr>
      </w:pPr>
    </w:p>
    <w:p w14:paraId="35B19591" w14:textId="77777777" w:rsidR="00B25511" w:rsidRDefault="00B25511">
      <w:pPr>
        <w:spacing w:line="480" w:lineRule="auto"/>
        <w:rPr>
          <w:rFonts w:ascii="Arial" w:eastAsia="Arial" w:hAnsi="Arial" w:cs="Arial"/>
        </w:rPr>
      </w:pPr>
    </w:p>
    <w:p w14:paraId="05BE6A26" w14:textId="77777777" w:rsidR="00B25511" w:rsidRDefault="00B25511">
      <w:pPr>
        <w:spacing w:line="480" w:lineRule="auto"/>
        <w:rPr>
          <w:rFonts w:ascii="Arial" w:eastAsia="Arial" w:hAnsi="Arial" w:cs="Arial"/>
        </w:rPr>
      </w:pPr>
    </w:p>
    <w:p w14:paraId="74FAE2C8" w14:textId="77777777" w:rsidR="00B25511" w:rsidRDefault="00000000">
      <w:pPr>
        <w:spacing w:line="480" w:lineRule="auto"/>
        <w:rPr>
          <w:rFonts w:ascii="Arial" w:eastAsia="Arial" w:hAnsi="Arial" w:cs="Arial"/>
        </w:rPr>
      </w:pPr>
      <w:r>
        <w:rPr>
          <w:rFonts w:ascii="Arial" w:eastAsia="Arial" w:hAnsi="Arial" w:cs="Arial"/>
        </w:rPr>
        <w:t xml:space="preserve">Contact: </w:t>
      </w:r>
      <w:hyperlink r:id="rId7">
        <w:r w:rsidR="00B25511">
          <w:rPr>
            <w:rFonts w:ascii="Arial" w:eastAsia="Arial" w:hAnsi="Arial" w:cs="Arial"/>
            <w:color w:val="0563C1"/>
            <w:u w:val="single"/>
          </w:rPr>
          <w:t>knutson@stanford.edu</w:t>
        </w:r>
      </w:hyperlink>
    </w:p>
    <w:p w14:paraId="57DB0E96" w14:textId="26403232" w:rsidR="00D35B3A" w:rsidRDefault="00D35B3A">
      <w:pPr>
        <w:rPr>
          <w:rFonts w:ascii="Arial" w:eastAsia="Arial" w:hAnsi="Arial" w:cs="Arial"/>
        </w:rPr>
      </w:pPr>
      <w:r>
        <w:rPr>
          <w:rFonts w:ascii="Arial" w:eastAsia="Arial" w:hAnsi="Arial" w:cs="Arial"/>
        </w:rPr>
        <w:br w:type="page"/>
      </w:r>
    </w:p>
    <w:p w14:paraId="4C4739D9" w14:textId="77777777" w:rsidR="00546295" w:rsidRDefault="00546295">
      <w:pPr>
        <w:spacing w:line="480" w:lineRule="auto"/>
        <w:rPr>
          <w:rFonts w:ascii="Arial" w:eastAsia="Arial" w:hAnsi="Arial" w:cs="Arial"/>
        </w:rPr>
      </w:pPr>
    </w:p>
    <w:p w14:paraId="5E3EF395" w14:textId="77777777" w:rsidR="00B25511" w:rsidRDefault="00000000">
      <w:pPr>
        <w:spacing w:line="480" w:lineRule="auto"/>
        <w:rPr>
          <w:rFonts w:ascii="Arial" w:eastAsia="Arial" w:hAnsi="Arial" w:cs="Arial"/>
        </w:rPr>
      </w:pPr>
      <w:r>
        <w:rPr>
          <w:rFonts w:ascii="Arial" w:eastAsia="Arial" w:hAnsi="Arial" w:cs="Arial"/>
          <w:b/>
        </w:rPr>
        <w:t>Abstract</w:t>
      </w:r>
      <w:r>
        <w:rPr>
          <w:rFonts w:ascii="Arial" w:eastAsia="Arial" w:hAnsi="Arial" w:cs="Arial"/>
        </w:rPr>
        <w:t xml:space="preserve">: </w:t>
      </w:r>
    </w:p>
    <w:p w14:paraId="3013721F" w14:textId="74CA7D1A" w:rsidR="00B25511" w:rsidRDefault="00000000">
      <w:pPr>
        <w:spacing w:line="480" w:lineRule="auto"/>
        <w:rPr>
          <w:rFonts w:ascii="Arial" w:eastAsia="Arial" w:hAnsi="Arial" w:cs="Arial"/>
        </w:rPr>
      </w:pPr>
      <w:r>
        <w:rPr>
          <w:rFonts w:ascii="Arial" w:eastAsia="Arial" w:hAnsi="Arial" w:cs="Arial"/>
        </w:rPr>
        <w:t xml:space="preserve">Climate change has motivated innovation of new types of vehicles with sustainable features (e.g., </w:t>
      </w:r>
      <w:r w:rsidR="00B416EE">
        <w:rPr>
          <w:rFonts w:ascii="Arial" w:eastAsia="Arial" w:hAnsi="Arial" w:cs="Arial"/>
        </w:rPr>
        <w:t xml:space="preserve">electric </w:t>
      </w:r>
      <w:r>
        <w:rPr>
          <w:rFonts w:ascii="Arial" w:eastAsia="Arial" w:hAnsi="Arial" w:cs="Arial"/>
        </w:rPr>
        <w:t xml:space="preserve">powertrains). While brain activity has been used to forecast aggregate demand for diverse appeals and products, neuroforecasting has yet to address dynamic changes in market demand for large purchases with novel features. Here, we sought to use </w:t>
      </w:r>
      <w:r w:rsidR="00B416EE">
        <w:rPr>
          <w:rFonts w:ascii="Arial" w:eastAsia="Arial" w:hAnsi="Arial" w:cs="Arial"/>
        </w:rPr>
        <w:t>brain activity</w:t>
      </w:r>
      <w:r>
        <w:rPr>
          <w:rFonts w:ascii="Arial" w:eastAsia="Arial" w:hAnsi="Arial" w:cs="Arial"/>
        </w:rPr>
        <w:t xml:space="preserve"> to forecast changes in United States market demand for vehicles with novel features (collected with Functional Magnetic Resonance Imaging or FMRI) in two separate </w:t>
      </w:r>
      <w:r w:rsidR="00F813F5">
        <w:rPr>
          <w:rFonts w:ascii="Arial" w:eastAsia="Arial" w:hAnsi="Arial" w:cs="Arial"/>
        </w:rPr>
        <w:t xml:space="preserve">samples </w:t>
      </w:r>
      <w:r>
        <w:rPr>
          <w:rFonts w:ascii="Arial" w:eastAsia="Arial" w:hAnsi="Arial" w:cs="Arial"/>
        </w:rPr>
        <w:t>over consecutive years (i.e., 2022</w:t>
      </w:r>
      <w:r w:rsidR="00AB27E3">
        <w:rPr>
          <w:rFonts w:ascii="Arial" w:eastAsia="Arial" w:hAnsi="Arial" w:cs="Arial"/>
        </w:rPr>
        <w:t xml:space="preserve"> n=13</w:t>
      </w:r>
      <w:r>
        <w:rPr>
          <w:rFonts w:ascii="Arial" w:eastAsia="Arial" w:hAnsi="Arial" w:cs="Arial"/>
        </w:rPr>
        <w:t>, 2023</w:t>
      </w:r>
      <w:r w:rsidR="00AB27E3">
        <w:rPr>
          <w:rFonts w:ascii="Arial" w:eastAsia="Arial" w:hAnsi="Arial" w:cs="Arial"/>
        </w:rPr>
        <w:t xml:space="preserve"> n=40</w:t>
      </w:r>
      <w:r>
        <w:rPr>
          <w:rFonts w:ascii="Arial" w:eastAsia="Arial" w:hAnsi="Arial" w:cs="Arial"/>
        </w:rPr>
        <w:t>). In both samples, activity in brain regions associated with anticipation of gain (i.e., the Nucleus Accumbens or NAcc) predicted individuals’ desire to know more about and purchase vehicle</w:t>
      </w:r>
      <w:r w:rsidR="00B416EE">
        <w:rPr>
          <w:rFonts w:ascii="Arial" w:eastAsia="Arial" w:hAnsi="Arial" w:cs="Arial"/>
        </w:rPr>
        <w:t>s</w:t>
      </w:r>
      <w:r>
        <w:rPr>
          <w:rFonts w:ascii="Arial" w:eastAsia="Arial" w:hAnsi="Arial" w:cs="Arial"/>
        </w:rPr>
        <w:t>. Further, group NAcc activity repeatedly forecast changes in</w:t>
      </w:r>
      <w:r w:rsidR="00B416EE">
        <w:rPr>
          <w:rFonts w:ascii="Arial" w:eastAsia="Arial" w:hAnsi="Arial" w:cs="Arial"/>
        </w:rPr>
        <w:t xml:space="preserve"> market</w:t>
      </w:r>
      <w:r>
        <w:rPr>
          <w:rFonts w:ascii="Arial" w:eastAsia="Arial" w:hAnsi="Arial" w:cs="Arial"/>
        </w:rPr>
        <w:t xml:space="preserve"> demand for </w:t>
      </w:r>
      <w:r w:rsidR="00B416EE">
        <w:rPr>
          <w:rFonts w:ascii="Arial" w:eastAsia="Arial" w:hAnsi="Arial" w:cs="Arial"/>
        </w:rPr>
        <w:t>vehicles out of sample</w:t>
      </w:r>
      <w:r w:rsidR="00527C11">
        <w:rPr>
          <w:rFonts w:ascii="Arial" w:eastAsia="Arial" w:hAnsi="Arial" w:cs="Arial"/>
        </w:rPr>
        <w:t xml:space="preserve"> (i.e., 2022 k=24, 2023 k=</w:t>
      </w:r>
      <w:r w:rsidR="00A25539">
        <w:rPr>
          <w:rFonts w:ascii="Arial" w:eastAsia="Arial" w:hAnsi="Arial" w:cs="Arial"/>
        </w:rPr>
        <w:t>30</w:t>
      </w:r>
      <w:r w:rsidR="00527C11">
        <w:rPr>
          <w:rFonts w:ascii="Arial" w:eastAsia="Arial" w:hAnsi="Arial" w:cs="Arial"/>
        </w:rPr>
        <w:t>)</w:t>
      </w:r>
      <w:r>
        <w:rPr>
          <w:rFonts w:ascii="Arial" w:eastAsia="Arial" w:hAnsi="Arial" w:cs="Arial"/>
        </w:rPr>
        <w:t>, while behavioral ratings did not. Behavioral ratings, however, were more associated with (or “backcast”) changes in market demand during the previous year. Together, these findings indicate that brain activity can forecast</w:t>
      </w:r>
      <w:r w:rsidR="0035358C">
        <w:rPr>
          <w:rFonts w:ascii="Arial" w:eastAsia="Arial" w:hAnsi="Arial" w:cs="Arial"/>
        </w:rPr>
        <w:t xml:space="preserve"> future</w:t>
      </w:r>
      <w:r>
        <w:rPr>
          <w:rFonts w:ascii="Arial" w:eastAsia="Arial" w:hAnsi="Arial" w:cs="Arial"/>
        </w:rPr>
        <w:t xml:space="preserve"> changes in market demand for large purchases with novel features, while behavioral ratings instead appeared to backcast </w:t>
      </w:r>
      <w:r w:rsidR="0035358C">
        <w:rPr>
          <w:rFonts w:ascii="Arial" w:eastAsia="Arial" w:hAnsi="Arial" w:cs="Arial"/>
        </w:rPr>
        <w:t xml:space="preserve">past </w:t>
      </w:r>
      <w:r>
        <w:rPr>
          <w:rFonts w:ascii="Arial" w:eastAsia="Arial" w:hAnsi="Arial" w:cs="Arial"/>
        </w:rPr>
        <w:t>changes in market demand. These findings have theoretical implications for refining the temporal specificity of neuroforecasting and practical implications for forecasting dynamic indices of demand for innovative products.</w:t>
      </w:r>
    </w:p>
    <w:p w14:paraId="750DE4AD" w14:textId="77777777" w:rsidR="00B25511" w:rsidRDefault="00B25511">
      <w:pPr>
        <w:spacing w:line="480" w:lineRule="auto"/>
        <w:rPr>
          <w:rFonts w:ascii="Arial" w:eastAsia="Arial" w:hAnsi="Arial" w:cs="Arial"/>
        </w:rPr>
      </w:pPr>
    </w:p>
    <w:p w14:paraId="310AC3C0" w14:textId="77777777" w:rsidR="00B25511" w:rsidRDefault="00000000">
      <w:pPr>
        <w:spacing w:line="480" w:lineRule="auto"/>
        <w:rPr>
          <w:rFonts w:ascii="Arial" w:eastAsia="Arial" w:hAnsi="Arial" w:cs="Arial"/>
          <w:b/>
        </w:rPr>
      </w:pPr>
      <w:r>
        <w:br w:type="page"/>
      </w:r>
    </w:p>
    <w:p w14:paraId="05045CD1" w14:textId="77777777" w:rsidR="00B25511" w:rsidRDefault="00000000">
      <w:pPr>
        <w:spacing w:line="480" w:lineRule="auto"/>
        <w:rPr>
          <w:rFonts w:ascii="Arial" w:eastAsia="Arial" w:hAnsi="Arial" w:cs="Arial"/>
        </w:rPr>
      </w:pPr>
      <w:r>
        <w:rPr>
          <w:rFonts w:ascii="Arial" w:eastAsia="Arial" w:hAnsi="Arial" w:cs="Arial"/>
          <w:b/>
        </w:rPr>
        <w:lastRenderedPageBreak/>
        <w:t>Key points</w:t>
      </w:r>
      <w:r>
        <w:rPr>
          <w:rFonts w:ascii="Arial" w:eastAsia="Arial" w:hAnsi="Arial" w:cs="Arial"/>
        </w:rPr>
        <w:t xml:space="preserve">: </w:t>
      </w:r>
    </w:p>
    <w:p w14:paraId="13697D05" w14:textId="77777777" w:rsidR="00B25511" w:rsidRDefault="00000000">
      <w:pPr>
        <w:spacing w:line="480" w:lineRule="auto"/>
        <w:rPr>
          <w:rFonts w:ascii="Arial" w:eastAsia="Arial" w:hAnsi="Arial" w:cs="Arial"/>
        </w:rPr>
      </w:pPr>
      <w:r>
        <w:rPr>
          <w:rFonts w:ascii="Arial" w:eastAsia="Arial" w:hAnsi="Arial" w:cs="Arial"/>
        </w:rPr>
        <w:t>1. Neuroforecasting researchers have yet to forecast changes in demand for large purchases with novel features (e.g., vehicle models).</w:t>
      </w:r>
    </w:p>
    <w:p w14:paraId="50EDDA0B" w14:textId="77777777" w:rsidR="00B25511" w:rsidRDefault="00000000">
      <w:pPr>
        <w:spacing w:line="480" w:lineRule="auto"/>
        <w:rPr>
          <w:rFonts w:ascii="Arial" w:eastAsia="Arial" w:hAnsi="Arial" w:cs="Arial"/>
        </w:rPr>
      </w:pPr>
      <w:r>
        <w:rPr>
          <w:rFonts w:ascii="Arial" w:eastAsia="Arial" w:hAnsi="Arial" w:cs="Arial"/>
        </w:rPr>
        <w:t>2. In two studies combining behavioral tasks with neuroimaging, NAcc activity predicted individuals’ desire to know more about and purchase vehicles.</w:t>
      </w:r>
    </w:p>
    <w:p w14:paraId="4FD2BECC" w14:textId="77777777" w:rsidR="00B25511" w:rsidRDefault="00000000">
      <w:pPr>
        <w:spacing w:line="480" w:lineRule="auto"/>
        <w:rPr>
          <w:rFonts w:ascii="Arial" w:eastAsia="Arial" w:hAnsi="Arial" w:cs="Arial"/>
        </w:rPr>
      </w:pPr>
      <w:r>
        <w:rPr>
          <w:rFonts w:ascii="Arial" w:eastAsia="Arial" w:hAnsi="Arial" w:cs="Arial"/>
        </w:rPr>
        <w:t xml:space="preserve">3. Group NAcc activity also forecast changes in demand for vehicles in the United States market. </w:t>
      </w:r>
    </w:p>
    <w:p w14:paraId="62EE7A0A" w14:textId="0985C193" w:rsidR="00B25511" w:rsidRDefault="00000000">
      <w:pPr>
        <w:spacing w:line="480" w:lineRule="auto"/>
        <w:rPr>
          <w:rFonts w:ascii="Arial" w:eastAsia="Arial" w:hAnsi="Arial" w:cs="Arial"/>
        </w:rPr>
      </w:pPr>
      <w:r>
        <w:rPr>
          <w:rFonts w:ascii="Arial" w:eastAsia="Arial" w:hAnsi="Arial" w:cs="Arial"/>
        </w:rPr>
        <w:t xml:space="preserve">4. Group </w:t>
      </w:r>
      <w:r w:rsidR="0035358C">
        <w:rPr>
          <w:rFonts w:ascii="Arial" w:eastAsia="Arial" w:hAnsi="Arial" w:cs="Arial"/>
        </w:rPr>
        <w:t xml:space="preserve">behavioral </w:t>
      </w:r>
      <w:r>
        <w:rPr>
          <w:rFonts w:ascii="Arial" w:eastAsia="Arial" w:hAnsi="Arial" w:cs="Arial"/>
        </w:rPr>
        <w:t xml:space="preserve">ratings instead “backcast” changes in demand for vehicles during the previous year. </w:t>
      </w:r>
    </w:p>
    <w:p w14:paraId="71CCBAFB" w14:textId="77777777" w:rsidR="00B25511" w:rsidRDefault="00000000">
      <w:pPr>
        <w:spacing w:line="480" w:lineRule="auto"/>
        <w:rPr>
          <w:rFonts w:ascii="Arial" w:eastAsia="Arial" w:hAnsi="Arial" w:cs="Arial"/>
        </w:rPr>
      </w:pPr>
      <w:r>
        <w:rPr>
          <w:rFonts w:ascii="Arial" w:eastAsia="Arial" w:hAnsi="Arial" w:cs="Arial"/>
        </w:rPr>
        <w:t xml:space="preserve">5. Findings support using neuroeconomic methods to forecast changing demand for large purchases with novel features. </w:t>
      </w:r>
    </w:p>
    <w:p w14:paraId="562E17DB" w14:textId="77777777" w:rsidR="00B25511" w:rsidRDefault="00B25511">
      <w:pPr>
        <w:spacing w:line="480" w:lineRule="auto"/>
        <w:rPr>
          <w:rFonts w:ascii="Arial" w:eastAsia="Arial" w:hAnsi="Arial" w:cs="Arial"/>
        </w:rPr>
      </w:pPr>
    </w:p>
    <w:p w14:paraId="41562352" w14:textId="77777777" w:rsidR="00B25511" w:rsidRDefault="00B25511">
      <w:pPr>
        <w:spacing w:line="480" w:lineRule="auto"/>
        <w:rPr>
          <w:rFonts w:ascii="Arial" w:eastAsia="Arial" w:hAnsi="Arial" w:cs="Arial"/>
        </w:rPr>
      </w:pPr>
    </w:p>
    <w:p w14:paraId="2095D6CF" w14:textId="77777777" w:rsidR="00B25511" w:rsidRDefault="00000000">
      <w:pPr>
        <w:spacing w:line="480" w:lineRule="auto"/>
        <w:rPr>
          <w:rFonts w:ascii="Arial" w:eastAsia="Arial" w:hAnsi="Arial" w:cs="Arial"/>
        </w:rPr>
      </w:pPr>
      <w:r>
        <w:br w:type="page"/>
      </w:r>
    </w:p>
    <w:p w14:paraId="2F5E8AC2" w14:textId="77777777" w:rsidR="00B25511" w:rsidRDefault="00B25511">
      <w:pPr>
        <w:spacing w:line="480" w:lineRule="auto"/>
        <w:rPr>
          <w:rFonts w:ascii="Arial" w:eastAsia="Arial" w:hAnsi="Arial" w:cs="Arial"/>
        </w:rPr>
      </w:pPr>
    </w:p>
    <w:p w14:paraId="58FDF9DC" w14:textId="77777777" w:rsidR="00B25511" w:rsidRDefault="00000000">
      <w:pPr>
        <w:spacing w:line="480" w:lineRule="auto"/>
        <w:rPr>
          <w:rFonts w:ascii="Arial" w:eastAsia="Arial" w:hAnsi="Arial" w:cs="Arial"/>
          <w:b/>
        </w:rPr>
      </w:pPr>
      <w:r>
        <w:rPr>
          <w:rFonts w:ascii="Arial" w:eastAsia="Arial" w:hAnsi="Arial" w:cs="Arial"/>
          <w:b/>
        </w:rPr>
        <w:t>Introduction</w:t>
      </w:r>
    </w:p>
    <w:p w14:paraId="22674E68" w14:textId="1DA3A0CF" w:rsidR="00B25511" w:rsidRDefault="00000000">
      <w:pPr>
        <w:spacing w:line="480" w:lineRule="auto"/>
        <w:ind w:firstLine="720"/>
        <w:rPr>
          <w:rFonts w:ascii="Arial" w:eastAsia="Arial" w:hAnsi="Arial" w:cs="Arial"/>
        </w:rPr>
      </w:pPr>
      <w:r>
        <w:rPr>
          <w:rFonts w:ascii="Arial" w:eastAsia="Arial" w:hAnsi="Arial" w:cs="Arial"/>
        </w:rPr>
        <w:t xml:space="preserve">Based on growing concerns about environmental sustainability, demand for vehicles powered by alternative fuel sources has increased, leading to the </w:t>
      </w:r>
      <w:r w:rsidR="003B3198">
        <w:rPr>
          <w:rFonts w:ascii="Arial" w:eastAsia="Arial" w:hAnsi="Arial" w:cs="Arial"/>
        </w:rPr>
        <w:t xml:space="preserve">innovation </w:t>
      </w:r>
      <w:r>
        <w:rPr>
          <w:rFonts w:ascii="Arial" w:eastAsia="Arial" w:hAnsi="Arial" w:cs="Arial"/>
        </w:rPr>
        <w:t xml:space="preserve">of new features (e.g., electric powertrains). Forecasting changes in market demand for </w:t>
      </w:r>
      <w:r w:rsidR="0035358C">
        <w:rPr>
          <w:rFonts w:ascii="Arial" w:eastAsia="Arial" w:hAnsi="Arial" w:cs="Arial"/>
        </w:rPr>
        <w:t xml:space="preserve">novel </w:t>
      </w:r>
      <w:r>
        <w:rPr>
          <w:rFonts w:ascii="Arial" w:eastAsia="Arial" w:hAnsi="Arial" w:cs="Arial"/>
        </w:rPr>
        <w:t>products, however, presents a significant challenge</w:t>
      </w:r>
      <w:r w:rsidR="000E25B8">
        <w:rPr>
          <w:rFonts w:ascii="Arial" w:eastAsia="Arial" w:hAnsi="Arial" w:cs="Arial"/>
        </w:rPr>
        <w:t>,</w:t>
      </w:r>
      <w:r>
        <w:rPr>
          <w:rFonts w:ascii="Arial" w:eastAsia="Arial" w:hAnsi="Arial" w:cs="Arial"/>
        </w:rPr>
        <w:t xml:space="preserve"> </w:t>
      </w:r>
      <w:r w:rsidR="000E25B8">
        <w:rPr>
          <w:rFonts w:ascii="Arial" w:eastAsia="Arial" w:hAnsi="Arial" w:cs="Arial"/>
        </w:rPr>
        <w:t>due to</w:t>
      </w:r>
      <w:r w:rsidR="007D2377">
        <w:rPr>
          <w:rFonts w:ascii="Arial" w:eastAsia="Arial" w:hAnsi="Arial" w:cs="Arial"/>
        </w:rPr>
        <w:t xml:space="preserve"> </w:t>
      </w:r>
      <w:r w:rsidR="003022F0">
        <w:rPr>
          <w:rFonts w:ascii="Arial" w:eastAsia="Arial" w:hAnsi="Arial" w:cs="Arial"/>
        </w:rPr>
        <w:t>a lack of</w:t>
      </w:r>
      <w:r w:rsidR="007D2377">
        <w:rPr>
          <w:rFonts w:ascii="Arial" w:eastAsia="Arial" w:hAnsi="Arial" w:cs="Arial"/>
        </w:rPr>
        <w:t xml:space="preserve"> relevant </w:t>
      </w:r>
      <w:r>
        <w:rPr>
          <w:rFonts w:ascii="Arial" w:eastAsia="Arial" w:hAnsi="Arial" w:cs="Arial"/>
        </w:rPr>
        <w:t xml:space="preserve">historical data </w:t>
      </w:r>
      <w:r w:rsidR="00A25094">
        <w:rPr>
          <w:rFonts w:ascii="Arial" w:eastAsia="Arial" w:hAnsi="Arial" w:cs="Arial"/>
        </w:rPr>
        <w:fldChar w:fldCharType="begin"/>
      </w:r>
      <w:r w:rsidR="00A25094">
        <w:rPr>
          <w:rFonts w:ascii="Arial" w:eastAsia="Arial" w:hAnsi="Arial" w:cs="Arial"/>
        </w:rPr>
        <w:instrText xml:space="preserve"> ADDIN ZOTERO_ITEM CSL_CITATION {"citationID":"4eUd28vv","properties":{"formattedCitation":"(Assmus, 1984; Goodwin et al., 2014)","plainCitation":"(Assmus, 1984; Goodwin et al., 2014)","noteIndex":0},"citationItems":[{"id":45,"uris":["http://zotero.org/users/local/aIwQiqko/items/MYDDGTFG"],"itemData":{"id":45,"type":"article-journal","abstract":"Forecasting new-product performance has been called ‘one of the most difficult and critical management tasks’. It has attracted considerable attention because of the magnitude of the resources devoted to product development and because of the sizeable risks involved in making the go-no-go decisions. In comparison with forecasting sales for established products, there is no sales history, or more generally, the company has no product specific experience related to consumer acceptance, trade support and competitive reactions. This article first presents a review of new product forecasting techniques with an emphasis given to the more recent developments in forecasting models. Then, forecasting procedures are assessed by discussing their benefits and their costs. The third part of the article discusses trends in new product forecasting.","container-title":"Journal of Forecasting","DOI":"10.1002/for.3980030202","ISSN":"0277-6693, 1099-131X","issue":"2","language":"en","license":"http://onlinelibrary.wiley.com/termsAndConditions#vor","note":"publisher: Wiley","page":"121-138","source":"Crossref","title":"New product forecasting","volume":"3","author":[{"family":"Assmus","given":"Gert"}],"issued":{"date-parts":[["1984",4]]}}},{"id":48,"uris":["http://zotero.org/users/local/aIwQiqko/items/ZNG3RKN7"],"itemData":{"id":48,"type":"article-journal","abstract":"The successful introduction of new durable products plays an important part in helping companies to stay ahead of their competitors. Decisions relating to these products can be improved by the availability of reliable pre-launch forecasts of their adoption time series. However, producing such forecasts is a difficult, complex and challenging task, mainly because of the non-availability of past time series data relating to the product, and the multiple factors that can affect adoptions, such as customer heterogeneity, macroeconomic conditions following the product launch, and technological developments which may lead to the product’s premature obsolescence. This paper provides a critical review of the literature to examine what it can tell us about the relative effectiveness of three fundamental approaches to filling the data void : (i) management judgment, (ii) the analysis of judgments by potential customers, and (iii) formal models of the diffusion process. It then shows that the task of producing pre-launch time series forecasts of adoption levels involves a set of sub-tasks, which all involve either quantitative estimation or choice, and argues that the different natures of these tasks mean that the forecasts are unlikely to be accurate if a single method is employed. Nevertheless, formal models should be at the core of the forecasting process, rather than unstructured judgment. Gaps in the literature are identified, and the paper concludes by suggesting a research agenda so as to indicate where future research efforts might be employed most profitably.","container-title":"International Journal of Forecasting","DOI":"10.1016/j.ijforecast.2014.08.009","ISSN":"0169-2070","issue":"4","language":"en","license":"https://www.elsevier.com/tdm/userlicense/1.0/","note":"publisher: Elsevier BV","page":"1082-1097","source":"Crossref","title":"The challenges of pre-launch forecasting of adoption time series for new durable products","volume":"30","author":[{"family":"Goodwin","given":"Paul"},{"family":"Meeran","given":"Sheik"},{"family":"Dyussekeneva","given":"Karima"}],"issued":{"date-parts":[["2014",10]]}}}],"schema":"https://github.com/citation-style-language/schema/raw/master/csl-citation.json"} </w:instrText>
      </w:r>
      <w:r w:rsidR="00A25094">
        <w:rPr>
          <w:rFonts w:ascii="Arial" w:eastAsia="Arial" w:hAnsi="Arial" w:cs="Arial"/>
        </w:rPr>
        <w:fldChar w:fldCharType="separate"/>
      </w:r>
      <w:r w:rsidR="00A25094">
        <w:rPr>
          <w:rFonts w:ascii="Arial" w:eastAsia="Arial" w:hAnsi="Arial" w:cs="Arial"/>
          <w:noProof/>
        </w:rPr>
        <w:t>(Assmus, 1984; Goodwin et al., 2014)</w:t>
      </w:r>
      <w:r w:rsidR="00A25094">
        <w:rPr>
          <w:rFonts w:ascii="Arial" w:eastAsia="Arial" w:hAnsi="Arial" w:cs="Arial"/>
        </w:rPr>
        <w:fldChar w:fldCharType="end"/>
      </w:r>
      <w:r w:rsidR="00A25094">
        <w:rPr>
          <w:rFonts w:ascii="Arial" w:eastAsia="Arial" w:hAnsi="Arial" w:cs="Arial"/>
        </w:rPr>
        <w:t xml:space="preserve">. </w:t>
      </w:r>
      <w:r>
        <w:rPr>
          <w:rFonts w:ascii="Arial" w:eastAsia="Arial" w:hAnsi="Arial" w:cs="Arial"/>
        </w:rPr>
        <w:t xml:space="preserve">Models of product demand are traditionally constructed </w:t>
      </w:r>
      <w:r w:rsidR="007D2377">
        <w:rPr>
          <w:rFonts w:ascii="Arial" w:eastAsia="Arial" w:hAnsi="Arial" w:cs="Arial"/>
        </w:rPr>
        <w:t xml:space="preserve">using </w:t>
      </w:r>
      <w:r>
        <w:rPr>
          <w:rFonts w:ascii="Arial" w:eastAsia="Arial" w:hAnsi="Arial" w:cs="Arial"/>
        </w:rPr>
        <w:t>retrospective sales data or behavioral measures such as self-repor</w:t>
      </w:r>
      <w:r w:rsidR="00D95EEF">
        <w:rPr>
          <w:rFonts w:ascii="Arial" w:eastAsia="Arial" w:hAnsi="Arial" w:cs="Arial"/>
        </w:rPr>
        <w:t>t</w:t>
      </w:r>
      <w:r>
        <w:rPr>
          <w:rFonts w:ascii="Arial" w:eastAsia="Arial" w:hAnsi="Arial" w:cs="Arial"/>
        </w:rPr>
        <w:t xml:space="preserve"> ratings and intentions to purchase</w:t>
      </w:r>
      <w:r w:rsidR="00D22054">
        <w:rPr>
          <w:rFonts w:ascii="Arial" w:eastAsia="Arial" w:hAnsi="Arial" w:cs="Arial"/>
        </w:rPr>
        <w:t xml:space="preserve"> </w:t>
      </w:r>
      <w:r w:rsidR="00D22054">
        <w:rPr>
          <w:rFonts w:ascii="Arial" w:eastAsia="Arial" w:hAnsi="Arial" w:cs="Arial"/>
        </w:rPr>
        <w:fldChar w:fldCharType="begin"/>
      </w:r>
      <w:r w:rsidR="00D22054">
        <w:rPr>
          <w:rFonts w:ascii="Arial" w:eastAsia="Arial" w:hAnsi="Arial" w:cs="Arial"/>
        </w:rPr>
        <w:instrText xml:space="preserve"> ADDIN ZOTERO_ITEM CSL_CITATION {"citationID":"RnYnGZ9X","properties":{"formattedCitation":"(Armstrong et al., 2000; Morrison, D. G., 1979; Morwitz et al., 2007)","plainCitation":"(Armstrong et al., 2000; Morrison, D. G., 1979; Morwitz et al., 2007)","noteIndex":0},"citationItems":[{"id":19,"uris":["http://zotero.org/users/local/aIwQiqko/items/KW7EMFU7"],"itemData":{"id":19,"type":"article-journal","abstract":"Purchase intentions are routinely used to forecast sales of existing products and services. While past studies have shown that intentions are predictive of sales, they have only examined the absolute accuracy of intentions, not their accuracy relative to other forecasting methods. For example, no research has been able to demonstrate that intentions-based forecasts can improve upon a simple extrapolation of past sales trends. We examined the relative accuracy of four methods that forecast sales from intentions. We tested these methods using four data sets involving different products and time horizons; one of French automobile sales, two of US automobile sales, and one of US wireless services. For all four products and time horizons, each of the four intentions-based forecasting methods was more accurate than an extrapolation of past sales. Combinations of these forecasting methods using equal weights lead to even greater accuracy, with error rates about one-third lower than extrapolations of past sales. Thus, it appears that purchase intentions can provide better forecasts than a simple extrapolation of past sales trends. While the evidence from the current study contradicts the ﬁndings of an earlier study, the consistency of the results in our study suggest that intentions are a valuable input to sales forecasts.","container-title":"International Journal of Forecasting","DOI":"10.1016/s0169-2070(00)00058-3","ISSN":"0169-2070","issue":"3","language":"en","license":"https://www.elsevier.com/tdm/userlicense/1.0/","note":"publisher: Elsevier BV","page":"383-397","source":"Crossref","title":"Sales forecasts for existing consumer products and services: Do purchase intentions contribute to accuracy?","title-short":"Sales forecasts for existing consumer products and services","volume":"16","author":[{"family":"Armstrong","given":"J.Scott"},{"family":"Morwitz","given":"Vicki G."},{"family":"Kumar","given":"V."}],"issued":{"date-parts":[["2000",7]]}}},{"id":83,"uris":["http://zotero.org/users/local/aIwQiqko/items/AMWUQV2X"],"itemData":{"id":83,"type":"article-journal","container-title":"Journal of Marketing","language":"en","page":"65-74","source":"Zotero","title":"Purchase Intentions and Purchase Behavior","volume":"43","author":[{"family":"Morrison, D. G.","given":""}],"issued":{"date-parts":[["1979"]]}}},{"id":27,"uris":["http://zotero.org/users/local/aIwQiqko/items/XS52XIGQ"],"itemData":{"id":27,"type":"article-journal","abstract":"Marketing managers routinely use purchase intentions to predict sales. The purpose of this paper is to identify the factors associated with an increased or decreased correlation between purchase intentions and actual purchasing. Using two studies, we examine the data collected from a wide range of different settings which reflect the real world diversity in how intentions studies are conducted. The results indicate that intentions are more correlated with purchases: 1) for existing products than for new ones; 2) for durable goods than for non-durable goods; 3) for short than for long time horizons; 4) when respondents are asked to provide intentions to purchase specific brands or models than when they are asked to provide intentions to buy at the product category level; 5) when purchases are measured in terms of trial rates than when they are measured in terms of total market sales; and 6) when purchase intentions are collected in a comparative mode than when they are collected monadically.","container-title":"International Journal of Forecasting","DOI":"10.1016/j.ijforecast.2007.05.015","ISSN":"0169-2070","issue":"3","language":"en","license":"https://www.elsevier.com/tdm/userlicense/1.0/","note":"publisher: Elsevier BV","page":"347-364","source":"Crossref","title":"When do purchase intentions predict sales?","volume":"23","author":[{"family":"Morwitz","given":"Vicki G."},{"family":"Steckel","given":"Joel H."},{"family":"Gupta","given":"Alok"}],"issued":{"date-parts":[["2007",7]]}}}],"schema":"https://github.com/citation-style-language/schema/raw/master/csl-citation.json"} </w:instrText>
      </w:r>
      <w:r w:rsidR="00D22054">
        <w:rPr>
          <w:rFonts w:ascii="Arial" w:eastAsia="Arial" w:hAnsi="Arial" w:cs="Arial"/>
        </w:rPr>
        <w:fldChar w:fldCharType="separate"/>
      </w:r>
      <w:r w:rsidR="00D22054">
        <w:rPr>
          <w:rFonts w:ascii="Arial" w:eastAsia="Arial" w:hAnsi="Arial" w:cs="Arial"/>
          <w:noProof/>
        </w:rPr>
        <w:t>(Armstrong et al., 2000; Morrison, D. G., 1979; Morwitz et al., 2007)</w:t>
      </w:r>
      <w:r w:rsidR="00D22054">
        <w:rPr>
          <w:rFonts w:ascii="Arial" w:eastAsia="Arial" w:hAnsi="Arial" w:cs="Arial"/>
        </w:rPr>
        <w:fldChar w:fldCharType="end"/>
      </w:r>
      <w:r w:rsidR="00D22054">
        <w:rPr>
          <w:rFonts w:ascii="Arial" w:eastAsia="Arial" w:hAnsi="Arial" w:cs="Arial"/>
        </w:rPr>
        <w:t>.</w:t>
      </w:r>
      <w:r>
        <w:rPr>
          <w:rFonts w:ascii="Arial" w:eastAsia="Arial" w:hAnsi="Arial" w:cs="Arial"/>
        </w:rPr>
        <w:t xml:space="preserve"> These retrospective measures</w:t>
      </w:r>
      <w:r w:rsidR="001953DB">
        <w:rPr>
          <w:rFonts w:ascii="Arial" w:eastAsia="Arial" w:hAnsi="Arial" w:cs="Arial"/>
        </w:rPr>
        <w:t xml:space="preserve">, however, </w:t>
      </w:r>
      <w:r>
        <w:rPr>
          <w:rFonts w:ascii="Arial" w:eastAsia="Arial" w:hAnsi="Arial" w:cs="Arial"/>
        </w:rPr>
        <w:t xml:space="preserve">may fail to forecast dynamic preference shifts associated with the introduction of products with </w:t>
      </w:r>
      <w:r w:rsidR="00130118">
        <w:rPr>
          <w:rFonts w:ascii="Arial" w:eastAsia="Arial" w:hAnsi="Arial" w:cs="Arial"/>
        </w:rPr>
        <w:t xml:space="preserve">innovative </w:t>
      </w:r>
      <w:r>
        <w:rPr>
          <w:rFonts w:ascii="Arial" w:eastAsia="Arial" w:hAnsi="Arial" w:cs="Arial"/>
        </w:rPr>
        <w:t xml:space="preserve">features. </w:t>
      </w:r>
    </w:p>
    <w:p w14:paraId="7037AB51" w14:textId="6C7AD94A" w:rsidR="00B25511" w:rsidRDefault="00000000">
      <w:pPr>
        <w:spacing w:line="480" w:lineRule="auto"/>
        <w:ind w:firstLine="720"/>
        <w:rPr>
          <w:rFonts w:ascii="Arial" w:eastAsia="Arial" w:hAnsi="Arial" w:cs="Arial"/>
        </w:rPr>
      </w:pPr>
      <w:r>
        <w:rPr>
          <w:rFonts w:ascii="Arial" w:eastAsia="Arial" w:hAnsi="Arial" w:cs="Arial"/>
        </w:rPr>
        <w:t xml:space="preserve">Neuroeconomics research has revealed that brain activity can predict </w:t>
      </w:r>
      <w:r w:rsidR="00CC48CC">
        <w:rPr>
          <w:rFonts w:ascii="Arial" w:eastAsia="Arial" w:hAnsi="Arial" w:cs="Arial"/>
        </w:rPr>
        <w:t xml:space="preserve">diverse </w:t>
      </w:r>
      <w:r>
        <w:rPr>
          <w:rFonts w:ascii="Arial" w:eastAsia="Arial" w:hAnsi="Arial" w:cs="Arial"/>
        </w:rPr>
        <w:t>purchasing decisions within individuals</w:t>
      </w:r>
      <w:r w:rsidR="00A25094">
        <w:rPr>
          <w:rFonts w:ascii="Arial" w:eastAsia="Arial" w:hAnsi="Arial" w:cs="Arial"/>
        </w:rPr>
        <w:t xml:space="preserve"> </w:t>
      </w:r>
      <w:r w:rsidR="00A25094">
        <w:rPr>
          <w:rFonts w:ascii="Arial" w:eastAsia="Arial" w:hAnsi="Arial" w:cs="Arial"/>
        </w:rPr>
        <w:fldChar w:fldCharType="begin"/>
      </w:r>
      <w:r w:rsidR="00A25094">
        <w:rPr>
          <w:rFonts w:ascii="Arial" w:eastAsia="Arial" w:hAnsi="Arial" w:cs="Arial"/>
        </w:rPr>
        <w:instrText xml:space="preserve"> ADDIN ZOTERO_ITEM CSL_CITATION {"citationID":"yn6XBrmg","properties":{"formattedCitation":"(Knutson et al., 2007; Levy &amp; Glimcher, 2012)","plainCitation":"(Knutson et al., 2007; Levy &amp; Glimcher, 2012)","noteIndex":0},"citationItems":[{"id":53,"uris":["http://zotero.org/users/local/aIwQiqko/items/FRCH3DBU"],"itemData":{"id":53,"type":"article-journal","abstract":"Microeconomic theory maintains that purchases are driven by a combination of consumer preference and price. Using eventrelated fMRI, we investigated how people weigh these factors to make purchasing decisions. Consistent with neuroimaging evidence suggesting that distinct circuits anticipate gain and loss, product preference activated the nucleus accumbens (NAcc), while excessive prices activated the insula and deactivated the mesial prefrontal cortex (MPFC) prior to the purchase decision. Activity from each of these regions independently predicted immediately subsequent purchases above and beyond selfreport variables. These ﬁndings suggest that activation of distinct neural circuits related to anticipatory affect precedes and supports consumers’ purchasing decisions.","container-title":"Neuron","DOI":"10.1016/j.neuron.2006.11.010","ISSN":"0896-6273","issue":"1","language":"en","license":"https://www.elsevier.com/tdm/userlicense/1.0/","note":"publisher: Elsevier BV","page":"147-156","source":"Crossref","title":"Neural Predictors of Purchases","volume":"53","author":[{"family":"Knutson","given":"Brian"},{"family":"Rick","given":"Scott"},{"family":"Wimmer","given":"G. Elliott"},{"family":"Prelec","given":"Drazen"},{"family":"Loewenstein","given":"George"}],"issued":{"date-parts":[["2007",1]]}}},{"id":51,"uris":["http://zotero.org/users/local/aIwQiqko/items/TGWUU27S"],"itemData":{"id":51,"type":"article-journal","container-title":"Current Opinion in Neurobiology","DOI":"10.1016/j.conb.2012.06.001","ISSN":"0959-4388","issue":"6","language":"en","license":"https://www.elsevier.com/tdm/userlicense/1.0/","note":"publisher: Elsevier BV","page":"1027-1038","source":"Crossref","title":"The root of all value: a neural common currency for choice","title-short":"The root of all value","volume":"22","author":[{"family":"Levy","given":"Dino J"},{"family":"Glimcher","given":"Paul W"}],"issued":{"date-parts":[["2012",12]]}}}],"schema":"https://github.com/citation-style-language/schema/raw/master/csl-citation.json"} </w:instrText>
      </w:r>
      <w:r w:rsidR="00A25094">
        <w:rPr>
          <w:rFonts w:ascii="Arial" w:eastAsia="Arial" w:hAnsi="Arial" w:cs="Arial"/>
        </w:rPr>
        <w:fldChar w:fldCharType="separate"/>
      </w:r>
      <w:r w:rsidR="00A25094">
        <w:rPr>
          <w:rFonts w:ascii="Arial" w:eastAsia="Arial" w:hAnsi="Arial" w:cs="Arial"/>
          <w:noProof/>
        </w:rPr>
        <w:t>(Knutson et al., 2007; Levy &amp; Glimcher, 2012)</w:t>
      </w:r>
      <w:r w:rsidR="00A25094">
        <w:rPr>
          <w:rFonts w:ascii="Arial" w:eastAsia="Arial" w:hAnsi="Arial" w:cs="Arial"/>
        </w:rPr>
        <w:fldChar w:fldCharType="end"/>
      </w:r>
      <w:r w:rsidR="00A25094">
        <w:rPr>
          <w:rFonts w:ascii="Arial" w:eastAsia="Arial" w:hAnsi="Arial" w:cs="Arial"/>
        </w:rPr>
        <w:t xml:space="preserve">. </w:t>
      </w:r>
      <w:r>
        <w:rPr>
          <w:rFonts w:ascii="Arial" w:eastAsia="Arial" w:hAnsi="Arial" w:cs="Arial"/>
        </w:rPr>
        <w:t xml:space="preserve">For instance, researchers have used brain activity in circuits associated with gain anticipation </w:t>
      </w:r>
      <w:r w:rsidR="00BB1CF1">
        <w:rPr>
          <w:rFonts w:ascii="Arial" w:eastAsia="Arial" w:hAnsi="Arial" w:cs="Arial"/>
        </w:rPr>
        <w:fldChar w:fldCharType="begin"/>
      </w:r>
      <w:r w:rsidR="00BB1CF1">
        <w:rPr>
          <w:rFonts w:ascii="Arial" w:eastAsia="Arial" w:hAnsi="Arial" w:cs="Arial"/>
        </w:rPr>
        <w:instrText xml:space="preserve"> ADDIN ZOTERO_ITEM CSL_CITATION {"citationID":"TX6kN27e","properties":{"formattedCitation":"(Erk et al., 2002)","plainCitation":"(Erk et al., 2002)","noteIndex":0},"citationItems":[{"id":55,"uris":["http://zotero.org/users/local/aIwQiqko/items/AV3H88BX"],"itemData":{"id":55,"type":"article-journal","container-title":"NeuroReport","DOI":"10.1097/00001756-200212200-00024","ISSN":"0959-4965","issue":"18","language":"en","note":"publisher: Ovid Technologies (Wolters Kluwer Health)","page":"2499-2503","source":"Crossref","title":"Cultural objects modulate reward circuitry","volume":"13","author":[{"family":"Erk","given":"Susanne"},{"family":"Spitzer","given":"Manfred"},{"family":"Wunderlich","given":"Arthur P."},{"family":"Galley","given":"Lars"},{"family":"Walter","given":"Henrik"}],"issued":{"date-parts":[["2002",12]]}}}],"schema":"https://github.com/citation-style-language/schema/raw/master/csl-citation.json"} </w:instrText>
      </w:r>
      <w:r w:rsidR="00BB1CF1">
        <w:rPr>
          <w:rFonts w:ascii="Arial" w:eastAsia="Arial" w:hAnsi="Arial" w:cs="Arial"/>
        </w:rPr>
        <w:fldChar w:fldCharType="separate"/>
      </w:r>
      <w:r w:rsidR="00BB1CF1">
        <w:rPr>
          <w:rFonts w:ascii="Arial" w:eastAsia="Arial" w:hAnsi="Arial" w:cs="Arial"/>
          <w:noProof/>
        </w:rPr>
        <w:t>(Erk et al., 2002)</w:t>
      </w:r>
      <w:r w:rsidR="00BB1CF1">
        <w:rPr>
          <w:rFonts w:ascii="Arial" w:eastAsia="Arial" w:hAnsi="Arial" w:cs="Arial"/>
        </w:rPr>
        <w:fldChar w:fldCharType="end"/>
      </w:r>
      <w:r>
        <w:rPr>
          <w:rFonts w:ascii="Arial" w:eastAsia="Arial" w:hAnsi="Arial" w:cs="Arial"/>
        </w:rPr>
        <w:t xml:space="preserve"> and value integration</w:t>
      </w:r>
      <w:r w:rsidR="00BB1CF1">
        <w:rPr>
          <w:rFonts w:ascii="Arial" w:eastAsia="Arial" w:hAnsi="Arial" w:cs="Arial"/>
        </w:rPr>
        <w:t xml:space="preserve"> </w:t>
      </w:r>
      <w:r w:rsidR="00BB1CF1">
        <w:rPr>
          <w:rFonts w:ascii="Arial" w:eastAsia="Arial" w:hAnsi="Arial" w:cs="Arial"/>
        </w:rPr>
        <w:fldChar w:fldCharType="begin"/>
      </w:r>
      <w:r w:rsidR="00BB1CF1">
        <w:rPr>
          <w:rFonts w:ascii="Arial" w:eastAsia="Arial" w:hAnsi="Arial" w:cs="Arial"/>
        </w:rPr>
        <w:instrText xml:space="preserve"> ADDIN ZOTERO_ITEM CSL_CITATION {"citationID":"lM4GEvkN","properties":{"formattedCitation":"(Tusche et al., 2010)","plainCitation":"(Tusche et al., 2010)","noteIndex":0},"citationItems":[{"id":57,"uris":["http://zotero.org/users/local/aIwQiqko/items/VMAHG9C5"],"itemData":{"id":57,"type":"article-journal","container-title":"Journal of Neuroscience","DOI":"10.1523/jneurosci.0064-10.2010","ISSN":"0270-6474, 1529-2401","issue":"23","language":"en","note":"publisher: Society for Neuroscience","page":"8024-8031","source":"Crossref","title":"Neural Responses to Unattended Products Predict Later Consumer Choices","volume":"30","author":[{"family":"Tusche","given":"A."},{"family":"Bode","given":"S."},{"family":"Haynes","given":"J.-D."}],"issued":{"date-parts":[["2010",6,9]]}}}],"schema":"https://github.com/citation-style-language/schema/raw/master/csl-citation.json"} </w:instrText>
      </w:r>
      <w:r w:rsidR="00BB1CF1">
        <w:rPr>
          <w:rFonts w:ascii="Arial" w:eastAsia="Arial" w:hAnsi="Arial" w:cs="Arial"/>
        </w:rPr>
        <w:fldChar w:fldCharType="separate"/>
      </w:r>
      <w:r w:rsidR="00BB1CF1">
        <w:rPr>
          <w:rFonts w:ascii="Arial" w:eastAsia="Arial" w:hAnsi="Arial" w:cs="Arial"/>
          <w:noProof/>
        </w:rPr>
        <w:t>(Tusche et al., 2010)</w:t>
      </w:r>
      <w:r w:rsidR="00BB1CF1">
        <w:rPr>
          <w:rFonts w:ascii="Arial" w:eastAsia="Arial" w:hAnsi="Arial" w:cs="Arial"/>
        </w:rPr>
        <w:fldChar w:fldCharType="end"/>
      </w:r>
      <w:r>
        <w:rPr>
          <w:rFonts w:ascii="Arial" w:eastAsia="Arial" w:hAnsi="Arial" w:cs="Arial"/>
        </w:rPr>
        <w:t xml:space="preserve"> to predict individual preferences for (but not purchas</w:t>
      </w:r>
      <w:r w:rsidR="00AD23DF">
        <w:rPr>
          <w:rFonts w:ascii="Arial" w:eastAsia="Arial" w:hAnsi="Arial" w:cs="Arial"/>
        </w:rPr>
        <w:t>ing</w:t>
      </w:r>
      <w:r>
        <w:rPr>
          <w:rFonts w:ascii="Arial" w:eastAsia="Arial" w:hAnsi="Arial" w:cs="Arial"/>
        </w:rPr>
        <w:t xml:space="preserve"> of) different vehicles. While brain activity can </w:t>
      </w:r>
      <w:r>
        <w:rPr>
          <w:rFonts w:ascii="Arial" w:eastAsia="Arial" w:hAnsi="Arial" w:cs="Arial"/>
          <w:i/>
        </w:rPr>
        <w:t>predict</w:t>
      </w:r>
      <w:r>
        <w:rPr>
          <w:rFonts w:ascii="Arial" w:eastAsia="Arial" w:hAnsi="Arial" w:cs="Arial"/>
        </w:rPr>
        <w:t xml:space="preserve"> individual purchases within individuals, it may or may not generalize to </w:t>
      </w:r>
      <w:r>
        <w:rPr>
          <w:rFonts w:ascii="Arial" w:eastAsia="Arial" w:hAnsi="Arial" w:cs="Arial"/>
          <w:i/>
        </w:rPr>
        <w:t>forecast</w:t>
      </w:r>
      <w:r>
        <w:rPr>
          <w:rFonts w:ascii="Arial" w:eastAsia="Arial" w:hAnsi="Arial" w:cs="Arial"/>
        </w:rPr>
        <w:t xml:space="preserve"> demand </w:t>
      </w:r>
      <w:r w:rsidR="00CC7705">
        <w:rPr>
          <w:rFonts w:ascii="Arial" w:eastAsia="Arial" w:hAnsi="Arial" w:cs="Arial"/>
        </w:rPr>
        <w:t xml:space="preserve">for the same products </w:t>
      </w:r>
      <w:r w:rsidR="00251858">
        <w:rPr>
          <w:rFonts w:ascii="Arial" w:eastAsia="Arial" w:hAnsi="Arial" w:cs="Arial"/>
        </w:rPr>
        <w:t xml:space="preserve">out-of-sample </w:t>
      </w:r>
      <w:r>
        <w:rPr>
          <w:rFonts w:ascii="Arial" w:eastAsia="Arial" w:hAnsi="Arial" w:cs="Arial"/>
        </w:rPr>
        <w:t>in others</w:t>
      </w:r>
      <w:r w:rsidR="00087AB7">
        <w:rPr>
          <w:rFonts w:ascii="Arial" w:eastAsia="Arial" w:hAnsi="Arial" w:cs="Arial"/>
        </w:rPr>
        <w:t xml:space="preserve"> </w:t>
      </w:r>
      <w:r w:rsidR="00087AB7">
        <w:rPr>
          <w:rFonts w:ascii="Arial" w:eastAsia="Arial" w:hAnsi="Arial" w:cs="Arial"/>
        </w:rPr>
        <w:fldChar w:fldCharType="begin"/>
      </w:r>
      <w:r w:rsidR="00087AB7">
        <w:rPr>
          <w:rFonts w:ascii="Arial" w:eastAsia="Arial" w:hAnsi="Arial" w:cs="Arial"/>
        </w:rPr>
        <w:instrText xml:space="preserve"> ADDIN ZOTERO_ITEM CSL_CITATION {"citationID":"scLrM13i","properties":{"formattedCitation":"(Knutson &amp; Genevsky, 2018)","plainCitation":"(Knutson &amp; Genevsky, 2018)","noteIndex":0},"citationItems":[{"id":35,"uris":["http://zotero.org/users/local/aIwQiqko/items/5KWRDNLH"],"itemData":{"id":35,"type":"article-journal","abstract":"Advances in brain-imaging design and analysis have allowed investigators to use neural activity to predict individual choice, while emerging Internet markets have opened up new opportunities for forecasting aggregate choice. Here, we review emerging research that bridges these levels of analysis by attempting to use group neural activity to forecast aggregate choice. A survey of initial findings suggests that components of group neural activity might forecast aggregate choice, in some cases even beyond traditional behavioral measures. In addition to demonstrating the plausibility of neuroforecasting, these findings raise the possibility that not all neural processes that predict individual choice forecast aggregate choice to the same degree. We propose that although integrative choice components may confer more consistency within individuals, affective choice components may generalize more broadly across individuals to forecast aggregate choice.","container-title":"Current Directions in Psychological Science","DOI":"10.1177/0963721417737877","ISSN":"0963-7214, 1467-8721","issue":"2","journalAbbreviation":"Curr Dir Psychol Sci","language":"en","license":"https://journals.sagepub.com/page/policies/text-and-data-mining-license","note":"publisher: SAGE Publications","page":"110-115","source":"Crossref","title":"Neuroforecasting Aggregate Choice","volume":"27","author":[{"family":"Knutson","given":"Brian"},{"family":"Genevsky","given":"Alexander"}],"issued":{"date-parts":[["2018",4]]}}}],"schema":"https://github.com/citation-style-language/schema/raw/master/csl-citation.json"} </w:instrText>
      </w:r>
      <w:r w:rsidR="00087AB7">
        <w:rPr>
          <w:rFonts w:ascii="Arial" w:eastAsia="Arial" w:hAnsi="Arial" w:cs="Arial"/>
        </w:rPr>
        <w:fldChar w:fldCharType="separate"/>
      </w:r>
      <w:r w:rsidR="00087AB7">
        <w:rPr>
          <w:rFonts w:ascii="Arial" w:eastAsia="Arial" w:hAnsi="Arial" w:cs="Arial"/>
          <w:noProof/>
        </w:rPr>
        <w:t>(Knutson &amp; Genevsky, 2018)</w:t>
      </w:r>
      <w:r w:rsidR="00087AB7">
        <w:rPr>
          <w:rFonts w:ascii="Arial" w:eastAsia="Arial" w:hAnsi="Arial" w:cs="Arial"/>
        </w:rPr>
        <w:fldChar w:fldCharType="end"/>
      </w:r>
      <w:r w:rsidR="00087AB7">
        <w:rPr>
          <w:rFonts w:ascii="Arial" w:eastAsia="Arial" w:hAnsi="Arial" w:cs="Arial"/>
        </w:rPr>
        <w:t>.</w:t>
      </w:r>
      <w:r>
        <w:rPr>
          <w:rFonts w:ascii="Arial" w:eastAsia="Arial" w:hAnsi="Arial" w:cs="Arial"/>
        </w:rPr>
        <w:t xml:space="preserve"> Indeed, the ability of brain activity to forecast demand for large purchases out-of-sample has yet to be </w:t>
      </w:r>
      <w:r w:rsidR="00DD260D">
        <w:rPr>
          <w:rFonts w:ascii="Arial" w:eastAsia="Arial" w:hAnsi="Arial" w:cs="Arial"/>
        </w:rPr>
        <w:t xml:space="preserve">explored </w:t>
      </w:r>
      <w:r w:rsidR="00087AB7">
        <w:rPr>
          <w:rFonts w:ascii="Arial" w:eastAsia="Arial" w:hAnsi="Arial" w:cs="Arial"/>
        </w:rPr>
        <w:fldChar w:fldCharType="begin"/>
      </w:r>
      <w:r w:rsidR="00087AB7">
        <w:rPr>
          <w:rFonts w:ascii="Arial" w:eastAsia="Arial" w:hAnsi="Arial" w:cs="Arial"/>
        </w:rPr>
        <w:instrText xml:space="preserve"> ADDIN ZOTERO_ITEM CSL_CITATION {"citationID":"DdKd1klC","properties":{"formattedCitation":"(Ariely &amp; Berns, 2010)","plainCitation":"(Ariely &amp; Berns, 2010)","noteIndex":0},"citationItems":[{"id":59,"uris":["http://zotero.org/users/local/aIwQiqko/items/GEBUMZIN"],"itemData":{"id":59,"type":"article-journal","abstract":"The application of neuroimaging methods to product marketing —neuromarketing — has recently gained considerable popularity. We propose that there are two main reasons for this trend. First, the possibility that neuroimaging will become cheaper and faster than other marketing methods; and second, the hope that neuroimaging will provide marketers with information that is not obtainable through conventional marketing methods. Although neuroimaging is unlikely to be cheaper than other tools in the near future, there is growing evidence that it may provide hidden information about the consumer experience. The most promising application of neuroimaging methods to marketing may come before a product is even released — when it is just an idea being developed.","container-title":"Nature Reviews Neuroscience","DOI":"10.1038/nrn2795","ISSN":"1471-003X, 1471-0048","issue":"4","journalAbbreviation":"Nat Rev Neurosci","language":"en","license":"http://www.springer.com/tdm","note":"publisher: Springer Science and Business Media LLC","page":"284-292","source":"Crossref","title":"Neuromarketing: the hope and hype of neuroimaging in business","title-short":"Neuromarketing","volume":"11","author":[{"family":"Ariely","given":"Dan"},{"family":"Berns","given":"Gregory S."}],"issued":{"date-parts":[["2010",4]]}}}],"schema":"https://github.com/citation-style-language/schema/raw/master/csl-citation.json"} </w:instrText>
      </w:r>
      <w:r w:rsidR="00087AB7">
        <w:rPr>
          <w:rFonts w:ascii="Arial" w:eastAsia="Arial" w:hAnsi="Arial" w:cs="Arial"/>
        </w:rPr>
        <w:fldChar w:fldCharType="separate"/>
      </w:r>
      <w:r w:rsidR="00087AB7">
        <w:rPr>
          <w:rFonts w:ascii="Arial" w:eastAsia="Arial" w:hAnsi="Arial" w:cs="Arial"/>
          <w:noProof/>
        </w:rPr>
        <w:t>(Ariely &amp; Berns, 2010)</w:t>
      </w:r>
      <w:r w:rsidR="00087AB7">
        <w:rPr>
          <w:rFonts w:ascii="Arial" w:eastAsia="Arial" w:hAnsi="Arial" w:cs="Arial"/>
        </w:rPr>
        <w:fldChar w:fldCharType="end"/>
      </w:r>
      <w:r w:rsidR="00087AB7">
        <w:rPr>
          <w:rFonts w:ascii="Arial" w:eastAsia="Arial" w:hAnsi="Arial" w:cs="Arial"/>
        </w:rPr>
        <w:t xml:space="preserve">. </w:t>
      </w:r>
      <w:r>
        <w:rPr>
          <w:rFonts w:ascii="Arial" w:eastAsia="Arial" w:hAnsi="Arial" w:cs="Arial"/>
        </w:rPr>
        <w:t xml:space="preserve">To address this challenge, we conducted two experiments that tested whether brain activity could not only predict </w:t>
      </w:r>
      <w:r>
        <w:rPr>
          <w:rFonts w:ascii="Arial" w:eastAsia="Arial" w:hAnsi="Arial" w:cs="Arial"/>
        </w:rPr>
        <w:lastRenderedPageBreak/>
        <w:t>preferences for vehicles with sustainable features within individuals but also forecast changes in market demand out-of-sample.</w:t>
      </w:r>
    </w:p>
    <w:p w14:paraId="22B443D4" w14:textId="3F6FB440" w:rsidR="00B25511" w:rsidRDefault="00000000">
      <w:pPr>
        <w:spacing w:line="480" w:lineRule="auto"/>
        <w:ind w:firstLine="720"/>
        <w:rPr>
          <w:rFonts w:ascii="Arial" w:eastAsia="Arial" w:hAnsi="Arial" w:cs="Arial"/>
        </w:rPr>
      </w:pPr>
      <w:r>
        <w:rPr>
          <w:rFonts w:ascii="Arial" w:eastAsia="Arial" w:hAnsi="Arial" w:cs="Arial"/>
        </w:rPr>
        <w:t xml:space="preserve">Recently developed “neuroforecasting” methods </w:t>
      </w:r>
      <w:r w:rsidR="00D46EBB">
        <w:rPr>
          <w:rFonts w:ascii="Arial" w:eastAsia="Arial" w:hAnsi="Arial" w:cs="Arial"/>
        </w:rPr>
        <w:t xml:space="preserve">have further </w:t>
      </w:r>
      <w:r>
        <w:rPr>
          <w:rFonts w:ascii="Arial" w:eastAsia="Arial" w:hAnsi="Arial" w:cs="Arial"/>
        </w:rPr>
        <w:t>allow</w:t>
      </w:r>
      <w:r w:rsidR="00180E49">
        <w:rPr>
          <w:rFonts w:ascii="Arial" w:eastAsia="Arial" w:hAnsi="Arial" w:cs="Arial"/>
        </w:rPr>
        <w:t>ed</w:t>
      </w:r>
      <w:r>
        <w:rPr>
          <w:rFonts w:ascii="Arial" w:eastAsia="Arial" w:hAnsi="Arial" w:cs="Arial"/>
        </w:rPr>
        <w:t xml:space="preserve"> researchers to track stages </w:t>
      </w:r>
      <w:r w:rsidRPr="0049756D">
        <w:rPr>
          <w:rFonts w:ascii="Arial" w:eastAsia="Arial" w:hAnsi="Arial" w:cs="Arial"/>
        </w:rPr>
        <w:t xml:space="preserve">of choice processing </w:t>
      </w:r>
      <w:r w:rsidR="00C6419B">
        <w:rPr>
          <w:rFonts w:ascii="Arial" w:eastAsia="Arial" w:hAnsi="Arial" w:cs="Arial"/>
        </w:rPr>
        <w:t xml:space="preserve">and test whether they </w:t>
      </w:r>
      <w:r w:rsidRPr="0049756D">
        <w:rPr>
          <w:rFonts w:ascii="Arial" w:eastAsia="Arial" w:hAnsi="Arial" w:cs="Arial"/>
        </w:rPr>
        <w:t xml:space="preserve">generalize to forecast market demand out-of-sample </w:t>
      </w:r>
      <w:r w:rsidR="0049756D" w:rsidRPr="00617410">
        <w:rPr>
          <w:rFonts w:ascii="Arial" w:hAnsi="Arial" w:cs="Arial"/>
        </w:rPr>
        <w:fldChar w:fldCharType="begin"/>
      </w:r>
      <w:r w:rsidR="0049756D" w:rsidRPr="00617410">
        <w:rPr>
          <w:rFonts w:ascii="Arial" w:hAnsi="Arial" w:cs="Arial"/>
        </w:rPr>
        <w:instrText xml:space="preserve"> ADDIN ZOTERO_ITEM CSL_CITATION {"citationID":"J0g2R3BL","properties":{"formattedCitation":"(Knutson &amp; Genevsky, 2018)","plainCitation":"(Knutson &amp; Genevsky, 2018)","noteIndex":0},"citationItems":[{"id":35,"uris":["http://zotero.org/users/local/aIwQiqko/items/5KWRDNLH"],"itemData":{"id":35,"type":"article-journal","abstract":"Advances in brain-imaging design and analysis have allowed investigators to use neural activity to predict individual choice, while emerging Internet markets have opened up new opportunities for forecasting aggregate choice. Here, we review emerging research that bridges these levels of analysis by attempting to use group neural activity to forecast aggregate choice. A survey of initial findings suggests that components of group neural activity might forecast aggregate choice, in some cases even beyond traditional behavioral measures. In addition to demonstrating the plausibility of neuroforecasting, these findings raise the possibility that not all neural processes that predict individual choice forecast aggregate choice to the same degree. We propose that although integrative choice components may confer more consistency within individuals, affective choice components may generalize more broadly across individuals to forecast aggregate choice.","container-title":"Current Directions in Psychological Science","DOI":"10.1177/0963721417737877","ISSN":"0963-7214, 1467-8721","issue":"2","journalAbbreviation":"Curr Dir Psychol Sci","language":"en","license":"https://journals.sagepub.com/page/policies/text-and-data-mining-license","note":"publisher: SAGE Publications","page":"110-115","source":"Crossref","title":"Neuroforecasting Aggregate Choice","volume":"27","author":[{"family":"Knutson","given":"Brian"},{"family":"Genevsky","given":"Alexander"}],"issued":{"date-parts":[["2018",4]]}}}],"schema":"https://github.com/citation-style-language/schema/raw/master/csl-citation.json"} </w:instrText>
      </w:r>
      <w:r w:rsidR="0049756D" w:rsidRPr="00617410">
        <w:rPr>
          <w:rFonts w:ascii="Arial" w:hAnsi="Arial" w:cs="Arial"/>
        </w:rPr>
        <w:fldChar w:fldCharType="separate"/>
      </w:r>
      <w:r w:rsidR="0049756D" w:rsidRPr="00617410">
        <w:rPr>
          <w:rFonts w:ascii="Arial" w:hAnsi="Arial" w:cs="Arial"/>
          <w:noProof/>
        </w:rPr>
        <w:t>(Knutson &amp; Genevsky, 2018)</w:t>
      </w:r>
      <w:r w:rsidR="0049756D" w:rsidRPr="00617410">
        <w:rPr>
          <w:rFonts w:ascii="Arial" w:hAnsi="Arial" w:cs="Arial"/>
        </w:rPr>
        <w:fldChar w:fldCharType="end"/>
      </w:r>
      <w:r w:rsidRPr="0049756D">
        <w:rPr>
          <w:rFonts w:ascii="Arial" w:eastAsia="Arial" w:hAnsi="Arial" w:cs="Arial"/>
        </w:rPr>
        <w:t>. These</w:t>
      </w:r>
      <w:r>
        <w:rPr>
          <w:rFonts w:ascii="Arial" w:eastAsia="Arial" w:hAnsi="Arial" w:cs="Arial"/>
        </w:rPr>
        <w:t xml:space="preserve"> forecasting methods might </w:t>
      </w:r>
      <w:r w:rsidR="002F2D93">
        <w:rPr>
          <w:rFonts w:ascii="Arial" w:eastAsia="Arial" w:hAnsi="Arial" w:cs="Arial"/>
        </w:rPr>
        <w:t xml:space="preserve">particularly </w:t>
      </w:r>
      <w:r>
        <w:rPr>
          <w:rFonts w:ascii="Arial" w:eastAsia="Arial" w:hAnsi="Arial" w:cs="Arial"/>
        </w:rPr>
        <w:t xml:space="preserve">add value in markets </w:t>
      </w:r>
      <w:r w:rsidR="0010251C">
        <w:rPr>
          <w:rFonts w:ascii="Arial" w:eastAsia="Arial" w:hAnsi="Arial" w:cs="Arial"/>
        </w:rPr>
        <w:t xml:space="preserve">in which </w:t>
      </w:r>
      <w:r>
        <w:rPr>
          <w:rFonts w:ascii="Arial" w:eastAsia="Arial" w:hAnsi="Arial" w:cs="Arial"/>
        </w:rPr>
        <w:t xml:space="preserve">choices cannot </w:t>
      </w:r>
      <w:r w:rsidR="009D47FB">
        <w:rPr>
          <w:rFonts w:ascii="Arial" w:eastAsia="Arial" w:hAnsi="Arial" w:cs="Arial"/>
        </w:rPr>
        <w:t>incorporate</w:t>
      </w:r>
      <w:r w:rsidR="008E46FA">
        <w:rPr>
          <w:rFonts w:ascii="Arial" w:eastAsia="Arial" w:hAnsi="Arial" w:cs="Arial"/>
        </w:rPr>
        <w:t xml:space="preserve"> </w:t>
      </w:r>
      <w:r>
        <w:rPr>
          <w:rFonts w:ascii="Arial" w:eastAsia="Arial" w:hAnsi="Arial" w:cs="Arial"/>
        </w:rPr>
        <w:t>previous experience or habits, including markets for emerging products with novel features</w:t>
      </w:r>
      <w:r w:rsidR="00591BC4">
        <w:rPr>
          <w:rFonts w:ascii="Arial" w:eastAsia="Arial" w:hAnsi="Arial" w:cs="Arial"/>
        </w:rPr>
        <w:t xml:space="preserve"> </w:t>
      </w:r>
      <w:r w:rsidR="00591BC4">
        <w:rPr>
          <w:rFonts w:ascii="Arial" w:eastAsia="Arial" w:hAnsi="Arial" w:cs="Arial"/>
        </w:rPr>
        <w:fldChar w:fldCharType="begin"/>
      </w:r>
      <w:r w:rsidR="00591BC4">
        <w:rPr>
          <w:rFonts w:ascii="Arial" w:eastAsia="Arial" w:hAnsi="Arial" w:cs="Arial"/>
        </w:rPr>
        <w:instrText xml:space="preserve"> ADDIN ZOTERO_ITEM CSL_CITATION {"citationID":"M2XCoChL","properties":{"formattedCitation":"(Genevsky et al., 2025)","plainCitation":"(Genevsky et al., 2025)","noteIndex":0},"citationItems":[{"id":61,"uris":["http://zotero.org/users/local/aIwQiqko/items/S533336N"],"itemData":{"id":61,"type":"article-journal","abstract":"Accurate forecasts of population-level behavior critically inform institutional choices and public policy. While neuroforecasting research suggests that measurements of group brain activity can improve forecasting accuracy relative to behavior, less is known about how and when brain activity can effectively improve out-of-sample forecasts. We analyzed neural and behavioral data collected in two experiments to forecast choice in more vs. less demographically representative aggregate internet markets in order to test when forecasts based on brain activity generalize better than behavior. In both experiments, while the accuracy of market forecasts based on behavior varied as a function of sample representativeness, market forecasts based on brain activity remained significant regardless of sample representativeness. These findings are consistent with the notion that brain activity associated with early affective responses can generalize across individuals to index aggregate choice more broadly than downstream behavior. Thus, brain activity from limited samples may reveal generalizable components of choice that can improve market forecasts. These findings inform theory regarding which components of individual choice generalize to improve market forecasts and provide insights into mechanisms that underlie the effective application of neuroforecasting.","container-title":"PNAS Nexus","DOI":"10.1093/pnasnexus/pgaf029","ISSN":"2752-6542","issue":"2","language":"en","license":"https://creativecommons.org/licenses/by/4.0/","note":"publisher: Oxford University Press (OUP)","source":"Crossref","title":"Neuroforecasting reveals generalizable components of choice","URL":"https://academic.oup.com/pnasnexus/article/doi/10.1093/pnasnexus/pgaf029/8016018","volume":"4","author":[{"family":"Genevsky","given":"Alexander"},{"family":"Tong","given":"Lester C"},{"family":"Knutson","given":"Brian"}],"editor":[{"family":"Yortsos","given":"Yannis"}],"accessed":{"date-parts":[["2025",7,21]]},"issued":{"date-parts":[["2025",2,1]]}}}],"schema":"https://github.com/citation-style-language/schema/raw/master/csl-citation.json"} </w:instrText>
      </w:r>
      <w:r w:rsidR="00591BC4">
        <w:rPr>
          <w:rFonts w:ascii="Arial" w:eastAsia="Arial" w:hAnsi="Arial" w:cs="Arial"/>
        </w:rPr>
        <w:fldChar w:fldCharType="separate"/>
      </w:r>
      <w:r w:rsidR="00591BC4">
        <w:rPr>
          <w:rFonts w:ascii="Arial" w:eastAsia="Arial" w:hAnsi="Arial" w:cs="Arial"/>
          <w:noProof/>
        </w:rPr>
        <w:t>(Genevsky et al., 2025)</w:t>
      </w:r>
      <w:r w:rsidR="00591BC4">
        <w:rPr>
          <w:rFonts w:ascii="Arial" w:eastAsia="Arial" w:hAnsi="Arial" w:cs="Arial"/>
        </w:rPr>
        <w:fldChar w:fldCharType="end"/>
      </w:r>
      <w:r>
        <w:rPr>
          <w:rFonts w:ascii="Arial" w:eastAsia="Arial" w:hAnsi="Arial" w:cs="Arial"/>
        </w:rPr>
        <w:t xml:space="preserve">. </w:t>
      </w:r>
      <w:r w:rsidR="0081628A">
        <w:rPr>
          <w:rFonts w:ascii="Arial" w:eastAsia="Arial" w:hAnsi="Arial" w:cs="Arial"/>
        </w:rPr>
        <w:t>Thus, n</w:t>
      </w:r>
      <w:r>
        <w:rPr>
          <w:rFonts w:ascii="Arial" w:eastAsia="Arial" w:hAnsi="Arial" w:cs="Arial"/>
        </w:rPr>
        <w:t xml:space="preserve">euroforecasting methods might not only forecast average </w:t>
      </w:r>
      <w:r w:rsidR="00F33B3D">
        <w:rPr>
          <w:rFonts w:ascii="Arial" w:eastAsia="Arial" w:hAnsi="Arial" w:cs="Arial"/>
        </w:rPr>
        <w:t xml:space="preserve">current </w:t>
      </w:r>
      <w:r>
        <w:rPr>
          <w:rFonts w:ascii="Arial" w:eastAsia="Arial" w:hAnsi="Arial" w:cs="Arial"/>
        </w:rPr>
        <w:t xml:space="preserve">demand but also </w:t>
      </w:r>
      <w:r>
        <w:rPr>
          <w:rFonts w:ascii="Arial" w:eastAsia="Arial" w:hAnsi="Arial" w:cs="Arial"/>
          <w:i/>
        </w:rPr>
        <w:t>changes</w:t>
      </w:r>
      <w:r>
        <w:rPr>
          <w:rFonts w:ascii="Arial" w:eastAsia="Arial" w:hAnsi="Arial" w:cs="Arial"/>
        </w:rPr>
        <w:t xml:space="preserve"> in demand for products with novel features, </w:t>
      </w:r>
      <w:r w:rsidR="00782E76">
        <w:rPr>
          <w:rFonts w:ascii="Arial" w:eastAsia="Arial" w:hAnsi="Arial" w:cs="Arial"/>
        </w:rPr>
        <w:t xml:space="preserve">even though they </w:t>
      </w:r>
      <w:r>
        <w:rPr>
          <w:rFonts w:ascii="Arial" w:eastAsia="Arial" w:hAnsi="Arial" w:cs="Arial"/>
        </w:rPr>
        <w:t xml:space="preserve">necessarily </w:t>
      </w:r>
      <w:r w:rsidR="00F33B3D">
        <w:rPr>
          <w:rFonts w:ascii="Arial" w:eastAsia="Arial" w:hAnsi="Arial" w:cs="Arial"/>
        </w:rPr>
        <w:t xml:space="preserve">start </w:t>
      </w:r>
      <w:r>
        <w:rPr>
          <w:rFonts w:ascii="Arial" w:eastAsia="Arial" w:hAnsi="Arial" w:cs="Arial"/>
        </w:rPr>
        <w:t xml:space="preserve">from a baseline of no sales. Thus, neuroforecasting methods might </w:t>
      </w:r>
      <w:r w:rsidR="00F33B3D">
        <w:rPr>
          <w:rFonts w:ascii="Arial" w:eastAsia="Arial" w:hAnsi="Arial" w:cs="Arial"/>
        </w:rPr>
        <w:t xml:space="preserve">especially </w:t>
      </w:r>
      <w:r>
        <w:rPr>
          <w:rFonts w:ascii="Arial" w:eastAsia="Arial" w:hAnsi="Arial" w:cs="Arial"/>
        </w:rPr>
        <w:t xml:space="preserve">add value when one seeks to forecast dynamic </w:t>
      </w:r>
      <w:r w:rsidRPr="001D2E05">
        <w:rPr>
          <w:rFonts w:ascii="Arial" w:eastAsia="Arial" w:hAnsi="Arial" w:cs="Arial"/>
        </w:rPr>
        <w:t>changes in future demand (in contrast to explaining past changes in demand, or “backcasting”</w:t>
      </w:r>
      <w:r w:rsidR="001D2E05" w:rsidRPr="001D2E05">
        <w:rPr>
          <w:rFonts w:ascii="Arial" w:eastAsia="Arial" w:hAnsi="Arial" w:cs="Arial"/>
        </w:rPr>
        <w:t>)</w:t>
      </w:r>
      <w:r w:rsidR="001D2E05" w:rsidRPr="001D2E05" w:rsidDel="001D2E05">
        <w:rPr>
          <w:rFonts w:ascii="Arial" w:eastAsia="Arial" w:hAnsi="Arial" w:cs="Arial"/>
        </w:rPr>
        <w:t xml:space="preserve"> </w:t>
      </w:r>
      <w:r w:rsidR="001D2E05" w:rsidRPr="00617410">
        <w:rPr>
          <w:rFonts w:ascii="Arial" w:hAnsi="Arial" w:cs="Arial"/>
        </w:rPr>
        <w:fldChar w:fldCharType="begin"/>
      </w:r>
      <w:r w:rsidR="001D2E05" w:rsidRPr="00617410">
        <w:rPr>
          <w:rFonts w:ascii="Arial" w:hAnsi="Arial" w:cs="Arial"/>
        </w:rPr>
        <w:instrText xml:space="preserve"> ADDIN ZOTERO_ITEM CSL_CITATION {"citationID":"Z7buDhE0","properties":{"formattedCitation":"(Ebert et al., 2009; Robinson, 1982)","plainCitation":"(Ebert et al., 2009; Robinson, 1982)","noteIndex":0},"citationItems":[{"id":21,"uris":["http://zotero.org/users/local/aIwQiqko/items/DAFW9E5Y"],"itemData":{"id":21,"type":"article-journal","container-title":"Journal of Consumer Research","DOI":"10.1086/598793","ISSN":"0093-5301, 1537-5277","issue":"3","journalAbbreviation":"J Consum Res","language":"en","note":"publisher: Oxford University Press (OUP)","page":"353-366","source":"Crossref","title":"Forecasting and Backcasting: Predicting the Impact of Events on the Future","title-short":"Forecasting and Backcasting","volume":"36","author":[{"family":"Ebert","given":"Jane E. J."},{"family":"Gilbert","given":"Daniel T."},{"family":"Wilson","given":"Timothy D."}],"issued":{"date-parts":[["2009",10]]}}},{"id":29,"uris":["http://zotero.org/users/local/aIwQiqko/items/5T5QS72D"],"itemData":{"id":29,"type":"article-journal","container-title":"Energy Policy","DOI":"10.1016/0301-4215(82)90048-9","ISSN":"0301-4215","issue":"4","language":"en","license":"https://www.elsevier.com/tdm/userlicense/1.0/","note":"publisher: Elsevier BV","page":"337-344","source":"Crossref","title":"Energy backcasting A proposed method of policy analysis","volume":"10","author":[{"family":"Robinson","given":"John Bridger"}],"issued":{"date-parts":[["1982",12]]}}}],"schema":"https://github.com/citation-style-language/schema/raw/master/csl-citation.json"} </w:instrText>
      </w:r>
      <w:r w:rsidR="001D2E05" w:rsidRPr="00617410">
        <w:rPr>
          <w:rFonts w:ascii="Arial" w:hAnsi="Arial" w:cs="Arial"/>
        </w:rPr>
        <w:fldChar w:fldCharType="separate"/>
      </w:r>
      <w:r w:rsidR="001D2E05" w:rsidRPr="00617410">
        <w:rPr>
          <w:rFonts w:ascii="Arial" w:hAnsi="Arial" w:cs="Arial"/>
          <w:noProof/>
        </w:rPr>
        <w:t>(Ebert et al., 2009; Robinson, 1982)</w:t>
      </w:r>
      <w:r w:rsidR="001D2E05" w:rsidRPr="00617410">
        <w:rPr>
          <w:rFonts w:ascii="Arial" w:hAnsi="Arial" w:cs="Arial"/>
        </w:rPr>
        <w:fldChar w:fldCharType="end"/>
      </w:r>
      <w:r w:rsidRPr="001D2E05">
        <w:rPr>
          <w:rFonts w:ascii="Arial" w:eastAsia="Arial" w:hAnsi="Arial" w:cs="Arial"/>
        </w:rPr>
        <w:t>.</w:t>
      </w:r>
      <w:r>
        <w:rPr>
          <w:rFonts w:ascii="Arial" w:eastAsia="Arial" w:hAnsi="Arial" w:cs="Arial"/>
        </w:rPr>
        <w:t xml:space="preserve"> </w:t>
      </w:r>
    </w:p>
    <w:p w14:paraId="789AEA2A" w14:textId="3B62D697" w:rsidR="00B25511" w:rsidRDefault="00000000">
      <w:pPr>
        <w:spacing w:line="480" w:lineRule="auto"/>
        <w:ind w:firstLine="720"/>
        <w:rPr>
          <w:rFonts w:ascii="Arial" w:eastAsia="Arial" w:hAnsi="Arial" w:cs="Arial"/>
        </w:rPr>
      </w:pPr>
      <w:r>
        <w:rPr>
          <w:rFonts w:ascii="Arial" w:eastAsia="Arial" w:hAnsi="Arial" w:cs="Arial"/>
        </w:rPr>
        <w:t xml:space="preserve">In this </w:t>
      </w:r>
      <w:r w:rsidR="00E2528E">
        <w:rPr>
          <w:rFonts w:ascii="Arial" w:eastAsia="Arial" w:hAnsi="Arial" w:cs="Arial"/>
        </w:rPr>
        <w:t>work</w:t>
      </w:r>
      <w:r>
        <w:rPr>
          <w:rFonts w:ascii="Arial" w:eastAsia="Arial" w:hAnsi="Arial" w:cs="Arial"/>
        </w:rPr>
        <w:t>, drawing from an Affect-Integration-Motivation (AIM) framework that identifies hierarchical neural predictors of individual choice</w:t>
      </w:r>
      <w:r w:rsidR="001D2E05">
        <w:rPr>
          <w:rFonts w:ascii="Arial" w:eastAsia="Arial" w:hAnsi="Arial" w:cs="Arial"/>
        </w:rPr>
        <w:t xml:space="preserve"> </w:t>
      </w:r>
      <w:r w:rsidR="001D2E05">
        <w:rPr>
          <w:rFonts w:ascii="Arial" w:eastAsia="Arial" w:hAnsi="Arial" w:cs="Arial"/>
        </w:rPr>
        <w:fldChar w:fldCharType="begin"/>
      </w:r>
      <w:r w:rsidR="001D2E05">
        <w:rPr>
          <w:rFonts w:ascii="Arial" w:eastAsia="Arial" w:hAnsi="Arial" w:cs="Arial"/>
        </w:rPr>
        <w:instrText xml:space="preserve"> ADDIN ZOTERO_ITEM CSL_CITATION {"citationID":"fstTjSvR","properties":{"formattedCitation":"(Samanez-Larkin &amp; Knutson, 2015)","plainCitation":"(Samanez-Larkin &amp; Knutson, 2015)","noteIndex":0},"citationItems":[{"id":37,"uris":["http://zotero.org/users/local/aIwQiqko/items/2C4K2VE5"],"itemData":{"id":37,"type":"article-journal","abstract":"As the global population ages, older decision makers will be required to take greater responsibility for their own physical, psychological and financial well-being. With this in mind, researchers have begun to examine the effects of ageing on decision making and associated neural circuits. A new ‘affect–integration–motivation’ (AIM) framework may help to clarify how affective and motivational circuits support decision making. Recent research has shed light on whether and how ageing influences these circuits, providing an interdisciplinary account of how ageing can alter decision making.","container-title":"Nature Reviews Neuroscience","DOI":"10.1038/nrn3917","ISSN":"1471-003X, 1471-0048","issue":"5","journalAbbreviation":"Nat Rev Neurosci","language":"en","license":"http://www.springer.com/tdm","note":"publisher: Springer Science and Business Media LLC","page":"278-289","source":"Crossref","title":"Decision making in the ageing brain: changes in affective and motivational circuits","title-short":"Decision making in the ageing brain","volume":"16","author":[{"family":"Samanez-Larkin","given":"Gregory R."},{"family":"Knutson","given":"Brian"}],"issued":{"date-parts":[["2015",5]]}}}],"schema":"https://github.com/citation-style-language/schema/raw/master/csl-citation.json"} </w:instrText>
      </w:r>
      <w:r w:rsidR="001D2E05">
        <w:rPr>
          <w:rFonts w:ascii="Arial" w:eastAsia="Arial" w:hAnsi="Arial" w:cs="Arial"/>
        </w:rPr>
        <w:fldChar w:fldCharType="separate"/>
      </w:r>
      <w:r w:rsidR="001D2E05">
        <w:rPr>
          <w:rFonts w:ascii="Arial" w:eastAsia="Arial" w:hAnsi="Arial" w:cs="Arial"/>
          <w:noProof/>
        </w:rPr>
        <w:t>(Samanez-Larkin &amp; Knutson, 2015)</w:t>
      </w:r>
      <w:r w:rsidR="001D2E05">
        <w:rPr>
          <w:rFonts w:ascii="Arial" w:eastAsia="Arial" w:hAnsi="Arial" w:cs="Arial"/>
        </w:rPr>
        <w:fldChar w:fldCharType="end"/>
      </w:r>
      <w:r>
        <w:rPr>
          <w:rFonts w:ascii="Arial" w:eastAsia="Arial" w:hAnsi="Arial" w:cs="Arial"/>
        </w:rPr>
        <w:t xml:space="preserve">, we hypothesized that activity in the Nucleus Accumbens (NAcc) associated with gain anticipation, Anterior Insula (AIns, negatively) associated with loss anticipation, and Medial PreFrontal Cortex (MPFC) would predict individuals’ desire to purchase vehicles, including those with novel features. </w:t>
      </w:r>
      <w:r w:rsidR="0029078F">
        <w:rPr>
          <w:rFonts w:ascii="Arial" w:eastAsia="Arial" w:hAnsi="Arial" w:cs="Arial"/>
        </w:rPr>
        <w:t>We further</w:t>
      </w:r>
      <w:r>
        <w:rPr>
          <w:rFonts w:ascii="Arial" w:eastAsia="Arial" w:hAnsi="Arial" w:cs="Arial"/>
        </w:rPr>
        <w:t xml:space="preserve"> hypothesized that activity in the NAcc (positively) and possibly the AIns (negatively) would generalize out-of-sample to forecast </w:t>
      </w:r>
      <w:r w:rsidR="003135E4">
        <w:rPr>
          <w:rFonts w:ascii="Arial" w:eastAsia="Arial" w:hAnsi="Arial" w:cs="Arial"/>
        </w:rPr>
        <w:t xml:space="preserve">annual </w:t>
      </w:r>
      <w:r>
        <w:rPr>
          <w:rFonts w:ascii="Arial" w:eastAsia="Arial" w:hAnsi="Arial" w:cs="Arial"/>
        </w:rPr>
        <w:t xml:space="preserve">changes in demand for those vehicles in the United States market, including those with novel features (i.e., </w:t>
      </w:r>
      <w:r w:rsidR="00183766">
        <w:rPr>
          <w:rFonts w:ascii="Arial" w:eastAsia="Arial" w:hAnsi="Arial" w:cs="Arial"/>
        </w:rPr>
        <w:t xml:space="preserve">electric </w:t>
      </w:r>
      <w:r>
        <w:rPr>
          <w:rFonts w:ascii="Arial" w:eastAsia="Arial" w:hAnsi="Arial" w:cs="Arial"/>
        </w:rPr>
        <w:t xml:space="preserve">versus gas powertrains; preregistered predictions at </w:t>
      </w:r>
      <w:hyperlink r:id="rId8">
        <w:r w:rsidR="00B25511">
          <w:rPr>
            <w:rFonts w:ascii="Arial" w:eastAsia="Arial" w:hAnsi="Arial" w:cs="Arial"/>
            <w:color w:val="0078D7"/>
            <w:u w:val="single"/>
          </w:rPr>
          <w:t>https://osf.io/xd9mk/</w:t>
        </w:r>
      </w:hyperlink>
      <w:r>
        <w:rPr>
          <w:rFonts w:ascii="Arial" w:eastAsia="Arial" w:hAnsi="Arial" w:cs="Arial"/>
        </w:rPr>
        <w:t>).</w:t>
      </w:r>
    </w:p>
    <w:p w14:paraId="6A163867" w14:textId="7A691CBE" w:rsidR="00B25511" w:rsidRDefault="00183766">
      <w:pPr>
        <w:spacing w:line="480" w:lineRule="auto"/>
        <w:ind w:firstLine="720"/>
        <w:rPr>
          <w:rFonts w:ascii="Arial" w:eastAsia="Arial" w:hAnsi="Arial" w:cs="Arial"/>
        </w:rPr>
      </w:pPr>
      <w:r>
        <w:rPr>
          <w:rFonts w:ascii="Arial" w:eastAsia="Arial" w:hAnsi="Arial" w:cs="Arial"/>
        </w:rPr>
        <w:lastRenderedPageBreak/>
        <w:t xml:space="preserve">This </w:t>
      </w:r>
      <w:r w:rsidR="00E2528E">
        <w:rPr>
          <w:rFonts w:ascii="Arial" w:eastAsia="Arial" w:hAnsi="Arial" w:cs="Arial"/>
        </w:rPr>
        <w:t xml:space="preserve">research thus </w:t>
      </w:r>
      <w:r>
        <w:rPr>
          <w:rFonts w:ascii="Arial" w:eastAsia="Arial" w:hAnsi="Arial" w:cs="Arial"/>
        </w:rPr>
        <w:t xml:space="preserve">aimed to bridge a gap between individual prediction and aggregate forecasting by examining whether brain activity </w:t>
      </w:r>
      <w:r w:rsidR="009962C3">
        <w:rPr>
          <w:rFonts w:ascii="Arial" w:eastAsia="Arial" w:hAnsi="Arial" w:cs="Arial"/>
        </w:rPr>
        <w:t xml:space="preserve">could </w:t>
      </w:r>
      <w:r>
        <w:rPr>
          <w:rFonts w:ascii="Arial" w:eastAsia="Arial" w:hAnsi="Arial" w:cs="Arial"/>
        </w:rPr>
        <w:t>add value in a domain where behavioral forecasts may fall short</w:t>
      </w:r>
      <w:r w:rsidR="00E31305">
        <w:rPr>
          <w:rFonts w:ascii="Arial" w:eastAsia="Arial" w:hAnsi="Arial" w:cs="Arial"/>
        </w:rPr>
        <w:t xml:space="preserve"> </w:t>
      </w:r>
      <w:r w:rsidR="00E31305">
        <w:rPr>
          <w:rFonts w:ascii="Arial" w:eastAsia="Arial" w:hAnsi="Arial" w:cs="Arial"/>
        </w:rPr>
        <w:fldChar w:fldCharType="begin"/>
      </w:r>
      <w:r w:rsidR="00E31305">
        <w:rPr>
          <w:rFonts w:ascii="Arial" w:eastAsia="Arial" w:hAnsi="Arial" w:cs="Arial"/>
        </w:rPr>
        <w:instrText xml:space="preserve"> ADDIN ZOTERO_ITEM CSL_CITATION {"citationID":"DZ6sI8SF","properties":{"formattedCitation":"(Armstrong et al., 2000)","plainCitation":"(Armstrong et al., 2000)","noteIndex":0},"citationItems":[{"id":19,"uris":["http://zotero.org/users/local/aIwQiqko/items/KW7EMFU7"],"itemData":{"id":19,"type":"article-journal","abstract":"Purchase intentions are routinely used to forecast sales of existing products and services. While past studies have shown that intentions are predictive of sales, they have only examined the absolute accuracy of intentions, not their accuracy relative to other forecasting methods. For example, no research has been able to demonstrate that intentions-based forecasts can improve upon a simple extrapolation of past sales trends. We examined the relative accuracy of four methods that forecast sales from intentions. We tested these methods using four data sets involving different products and time horizons; one of French automobile sales, two of US automobile sales, and one of US wireless services. For all four products and time horizons, each of the four intentions-based forecasting methods was more accurate than an extrapolation of past sales. Combinations of these forecasting methods using equal weights lead to even greater accuracy, with error rates about one-third lower than extrapolations of past sales. Thus, it appears that purchase intentions can provide better forecasts than a simple extrapolation of past sales trends. While the evidence from the current study contradicts the ﬁndings of an earlier study, the consistency of the results in our study suggest that intentions are a valuable input to sales forecasts.","container-title":"International Journal of Forecasting","DOI":"10.1016/s0169-2070(00)00058-3","ISSN":"0169-2070","issue":"3","language":"en","license":"https://www.elsevier.com/tdm/userlicense/1.0/","note":"publisher: Elsevier BV","page":"383-397","source":"Crossref","title":"Sales forecasts for existing consumer products and services: Do purchase intentions contribute to accuracy?","title-short":"Sales forecasts for existing consumer products and services","volume":"16","author":[{"family":"Armstrong","given":"J.Scott"},{"family":"Morwitz","given":"Vicki G."},{"family":"Kumar","given":"V."}],"issued":{"date-parts":[["2000",7]]}}}],"schema":"https://github.com/citation-style-language/schema/raw/master/csl-citation.json"} </w:instrText>
      </w:r>
      <w:r w:rsidR="00E31305">
        <w:rPr>
          <w:rFonts w:ascii="Arial" w:eastAsia="Arial" w:hAnsi="Arial" w:cs="Arial"/>
        </w:rPr>
        <w:fldChar w:fldCharType="separate"/>
      </w:r>
      <w:r w:rsidR="00E31305">
        <w:rPr>
          <w:rFonts w:ascii="Arial" w:eastAsia="Arial" w:hAnsi="Arial" w:cs="Arial"/>
          <w:noProof/>
        </w:rPr>
        <w:t>(Armstrong et al., 2000)</w:t>
      </w:r>
      <w:r w:rsidR="00E31305">
        <w:rPr>
          <w:rFonts w:ascii="Arial" w:eastAsia="Arial" w:hAnsi="Arial" w:cs="Arial"/>
        </w:rPr>
        <w:fldChar w:fldCharType="end"/>
      </w:r>
      <w:r>
        <w:rPr>
          <w:rFonts w:ascii="Arial" w:eastAsia="Arial" w:hAnsi="Arial" w:cs="Arial"/>
        </w:rPr>
        <w:t>. Th</w:t>
      </w:r>
      <w:r w:rsidR="00A1023A">
        <w:rPr>
          <w:rFonts w:ascii="Arial" w:eastAsia="Arial" w:hAnsi="Arial" w:cs="Arial"/>
        </w:rPr>
        <w:t>is</w:t>
      </w:r>
      <w:r>
        <w:rPr>
          <w:rFonts w:ascii="Arial" w:eastAsia="Arial" w:hAnsi="Arial" w:cs="Arial"/>
        </w:rPr>
        <w:t xml:space="preserve"> approach demonstrates the potential of ne</w:t>
      </w:r>
      <w:r w:rsidR="00885337">
        <w:rPr>
          <w:rFonts w:ascii="Arial" w:eastAsia="Arial" w:hAnsi="Arial" w:cs="Arial"/>
        </w:rPr>
        <w:t>ur</w:t>
      </w:r>
      <w:r>
        <w:rPr>
          <w:rFonts w:ascii="Arial" w:eastAsia="Arial" w:hAnsi="Arial" w:cs="Arial"/>
        </w:rPr>
        <w:t>oforecasting to illuminate changes in demand for innovative products</w:t>
      </w:r>
      <w:r w:rsidR="009962C3">
        <w:rPr>
          <w:rFonts w:ascii="Arial" w:eastAsia="Arial" w:hAnsi="Arial" w:cs="Arial"/>
        </w:rPr>
        <w:t xml:space="preserve"> in general</w:t>
      </w:r>
      <w:r>
        <w:rPr>
          <w:rFonts w:ascii="Arial" w:eastAsia="Arial" w:hAnsi="Arial" w:cs="Arial"/>
        </w:rPr>
        <w:t xml:space="preserve">, </w:t>
      </w:r>
      <w:r w:rsidR="009962C3">
        <w:rPr>
          <w:rFonts w:ascii="Arial" w:eastAsia="Arial" w:hAnsi="Arial" w:cs="Arial"/>
        </w:rPr>
        <w:t xml:space="preserve">and </w:t>
      </w:r>
      <w:r>
        <w:rPr>
          <w:rFonts w:ascii="Arial" w:eastAsia="Arial" w:hAnsi="Arial" w:cs="Arial"/>
        </w:rPr>
        <w:t>those with environmentally sustainable features</w:t>
      </w:r>
      <w:r w:rsidR="009962C3">
        <w:rPr>
          <w:rFonts w:ascii="Arial" w:eastAsia="Arial" w:hAnsi="Arial" w:cs="Arial"/>
        </w:rPr>
        <w:t xml:space="preserve"> in particular</w:t>
      </w:r>
      <w:r>
        <w:rPr>
          <w:rFonts w:ascii="Arial" w:eastAsia="Arial" w:hAnsi="Arial" w:cs="Arial"/>
        </w:rPr>
        <w:t xml:space="preserve">. </w:t>
      </w:r>
    </w:p>
    <w:p w14:paraId="717EBE07" w14:textId="783CB888" w:rsidR="00B25511" w:rsidRDefault="00B25511">
      <w:pPr>
        <w:spacing w:line="480" w:lineRule="auto"/>
        <w:rPr>
          <w:rFonts w:ascii="Arial" w:eastAsia="Arial" w:hAnsi="Arial" w:cs="Arial"/>
        </w:rPr>
      </w:pPr>
    </w:p>
    <w:p w14:paraId="264D00FD" w14:textId="77777777" w:rsidR="00B25511" w:rsidRDefault="00000000">
      <w:pPr>
        <w:spacing w:line="480" w:lineRule="auto"/>
        <w:rPr>
          <w:rFonts w:ascii="Arial" w:eastAsia="Arial" w:hAnsi="Arial" w:cs="Arial"/>
          <w:b/>
        </w:rPr>
      </w:pPr>
      <w:r>
        <w:rPr>
          <w:rFonts w:ascii="Arial" w:eastAsia="Arial" w:hAnsi="Arial" w:cs="Arial"/>
          <w:b/>
        </w:rPr>
        <w:t>Methods</w:t>
      </w:r>
    </w:p>
    <w:p w14:paraId="732BB9DB" w14:textId="5AEFC26F" w:rsidR="00B25511" w:rsidRDefault="00000000">
      <w:pPr>
        <w:spacing w:line="480" w:lineRule="auto"/>
        <w:rPr>
          <w:rFonts w:ascii="Arial" w:eastAsia="Arial" w:hAnsi="Arial" w:cs="Arial"/>
        </w:rPr>
      </w:pPr>
      <w:r>
        <w:rPr>
          <w:rFonts w:ascii="Arial" w:eastAsia="Arial" w:hAnsi="Arial" w:cs="Arial"/>
          <w:i/>
        </w:rPr>
        <w:t xml:space="preserve">Overview: </w:t>
      </w:r>
      <w:r>
        <w:rPr>
          <w:rFonts w:ascii="Arial" w:eastAsia="Arial" w:hAnsi="Arial" w:cs="Arial"/>
        </w:rPr>
        <w:t xml:space="preserve">Individuals from two </w:t>
      </w:r>
      <w:r w:rsidR="003812B4">
        <w:rPr>
          <w:rFonts w:ascii="Arial" w:eastAsia="Arial" w:hAnsi="Arial" w:cs="Arial"/>
        </w:rPr>
        <w:t xml:space="preserve">samples </w:t>
      </w:r>
      <w:r w:rsidR="008872C3">
        <w:rPr>
          <w:rFonts w:ascii="Arial" w:eastAsia="Arial" w:hAnsi="Arial" w:cs="Arial"/>
        </w:rPr>
        <w:t xml:space="preserve">collected </w:t>
      </w:r>
      <w:r>
        <w:rPr>
          <w:rFonts w:ascii="Arial" w:eastAsia="Arial" w:hAnsi="Arial" w:cs="Arial"/>
        </w:rPr>
        <w:t xml:space="preserve">during consecutive years (2022 and 2023) viewed and evaluated available vehicle models. Quarterly vehicle model sales data in the United States were also collected to assess changes in sales (slope) </w:t>
      </w:r>
      <w:r w:rsidR="008872C3">
        <w:rPr>
          <w:rFonts w:ascii="Arial" w:eastAsia="Arial" w:hAnsi="Arial" w:cs="Arial"/>
        </w:rPr>
        <w:t xml:space="preserve">over </w:t>
      </w:r>
      <w:r>
        <w:rPr>
          <w:rFonts w:ascii="Arial" w:eastAsia="Arial" w:hAnsi="Arial" w:cs="Arial"/>
        </w:rPr>
        <w:t xml:space="preserve">each year of data collection.  </w:t>
      </w:r>
      <w:r w:rsidR="003812B4">
        <w:rPr>
          <w:rFonts w:ascii="Arial" w:eastAsia="Arial" w:hAnsi="Arial" w:cs="Arial"/>
        </w:rPr>
        <w:t xml:space="preserve">Targeted </w:t>
      </w:r>
      <w:r>
        <w:rPr>
          <w:rFonts w:ascii="Arial" w:eastAsia="Arial" w:hAnsi="Arial" w:cs="Arial"/>
        </w:rPr>
        <w:t xml:space="preserve">brain data were then used to predict </w:t>
      </w:r>
      <w:r w:rsidR="003812B4">
        <w:rPr>
          <w:rFonts w:ascii="Arial" w:eastAsia="Arial" w:hAnsi="Arial" w:cs="Arial"/>
        </w:rPr>
        <w:t xml:space="preserve">participants’ </w:t>
      </w:r>
      <w:r>
        <w:rPr>
          <w:rFonts w:ascii="Arial" w:eastAsia="Arial" w:hAnsi="Arial" w:cs="Arial"/>
        </w:rPr>
        <w:t>individual choice</w:t>
      </w:r>
      <w:r w:rsidR="003812B4">
        <w:rPr>
          <w:rFonts w:ascii="Arial" w:eastAsia="Arial" w:hAnsi="Arial" w:cs="Arial"/>
        </w:rPr>
        <w:t>s</w:t>
      </w:r>
      <w:r>
        <w:rPr>
          <w:rFonts w:ascii="Arial" w:eastAsia="Arial" w:hAnsi="Arial" w:cs="Arial"/>
        </w:rPr>
        <w:t xml:space="preserve">, as well as to forecast changes in aggregate </w:t>
      </w:r>
      <w:r w:rsidR="003812B4">
        <w:rPr>
          <w:rFonts w:ascii="Arial" w:eastAsia="Arial" w:hAnsi="Arial" w:cs="Arial"/>
        </w:rPr>
        <w:t xml:space="preserve">United States market </w:t>
      </w:r>
      <w:r>
        <w:rPr>
          <w:rFonts w:ascii="Arial" w:eastAsia="Arial" w:hAnsi="Arial" w:cs="Arial"/>
        </w:rPr>
        <w:t xml:space="preserve">demand for different vehicle models (Supplementary Figure </w:t>
      </w:r>
      <w:r w:rsidR="00E92111">
        <w:rPr>
          <w:rFonts w:ascii="Arial" w:eastAsia="Arial" w:hAnsi="Arial" w:cs="Arial"/>
        </w:rPr>
        <w:t>1</w:t>
      </w:r>
      <w:r>
        <w:rPr>
          <w:rFonts w:ascii="Arial" w:eastAsia="Arial" w:hAnsi="Arial" w:cs="Arial"/>
        </w:rPr>
        <w:t xml:space="preserve">). </w:t>
      </w:r>
    </w:p>
    <w:p w14:paraId="6F85FF7E" w14:textId="77777777" w:rsidR="00B25511" w:rsidRDefault="00B25511">
      <w:pPr>
        <w:spacing w:line="480" w:lineRule="auto"/>
        <w:rPr>
          <w:rFonts w:ascii="Arial" w:eastAsia="Arial" w:hAnsi="Arial" w:cs="Arial"/>
        </w:rPr>
      </w:pPr>
    </w:p>
    <w:p w14:paraId="02A76536" w14:textId="3AB15ADB" w:rsidR="00B25511" w:rsidRDefault="00000000">
      <w:pPr>
        <w:spacing w:line="480" w:lineRule="auto"/>
        <w:rPr>
          <w:rFonts w:ascii="Arial" w:eastAsia="Arial" w:hAnsi="Arial" w:cs="Arial"/>
        </w:rPr>
      </w:pPr>
      <w:r>
        <w:rPr>
          <w:rFonts w:ascii="Arial" w:eastAsia="Arial" w:hAnsi="Arial" w:cs="Arial"/>
          <w:i/>
        </w:rPr>
        <w:t>Participants</w:t>
      </w:r>
      <w:r>
        <w:rPr>
          <w:rFonts w:ascii="Arial" w:eastAsia="Arial" w:hAnsi="Arial" w:cs="Arial"/>
        </w:rPr>
        <w:t>: Individuals (2022 sample:  10 female</w:t>
      </w:r>
      <w:r w:rsidR="000960E7">
        <w:rPr>
          <w:rFonts w:ascii="Arial" w:eastAsia="Arial" w:hAnsi="Arial" w:cs="Arial"/>
        </w:rPr>
        <w:t>s</w:t>
      </w:r>
      <w:r>
        <w:rPr>
          <w:rFonts w:ascii="Arial" w:eastAsia="Arial" w:hAnsi="Arial" w:cs="Arial"/>
        </w:rPr>
        <w:t>, 6 male</w:t>
      </w:r>
      <w:r w:rsidR="000960E7">
        <w:rPr>
          <w:rFonts w:ascii="Arial" w:eastAsia="Arial" w:hAnsi="Arial" w:cs="Arial"/>
        </w:rPr>
        <w:t>s</w:t>
      </w:r>
      <w:r>
        <w:rPr>
          <w:rFonts w:ascii="Arial" w:eastAsia="Arial" w:hAnsi="Arial" w:cs="Arial"/>
        </w:rPr>
        <w:t>; ages 20-30 years; 2023 sample: 33 female</w:t>
      </w:r>
      <w:r w:rsidR="000960E7">
        <w:rPr>
          <w:rFonts w:ascii="Arial" w:eastAsia="Arial" w:hAnsi="Arial" w:cs="Arial"/>
        </w:rPr>
        <w:t>s</w:t>
      </w:r>
      <w:r>
        <w:rPr>
          <w:rFonts w:ascii="Arial" w:eastAsia="Arial" w:hAnsi="Arial" w:cs="Arial"/>
        </w:rPr>
        <w:t>, 26 male</w:t>
      </w:r>
      <w:r w:rsidR="000960E7">
        <w:rPr>
          <w:rFonts w:ascii="Arial" w:eastAsia="Arial" w:hAnsi="Arial" w:cs="Arial"/>
        </w:rPr>
        <w:t>s</w:t>
      </w:r>
      <w:r>
        <w:rPr>
          <w:rFonts w:ascii="Arial" w:eastAsia="Arial" w:hAnsi="Arial" w:cs="Arial"/>
        </w:rPr>
        <w:t xml:space="preserve">; ages 19–58 years) were recruited from Stanford University and the surrounding community. Potential participants expressed </w:t>
      </w:r>
      <w:r w:rsidR="004D7A8B">
        <w:rPr>
          <w:rFonts w:ascii="Arial" w:eastAsia="Arial" w:hAnsi="Arial" w:cs="Arial"/>
        </w:rPr>
        <w:t xml:space="preserve">an </w:t>
      </w:r>
      <w:r>
        <w:rPr>
          <w:rFonts w:ascii="Arial" w:eastAsia="Arial" w:hAnsi="Arial" w:cs="Arial"/>
        </w:rPr>
        <w:t xml:space="preserve">intent to purchase a new vehicle within the </w:t>
      </w:r>
      <w:r w:rsidR="008872C3">
        <w:rPr>
          <w:rFonts w:ascii="Arial" w:eastAsia="Arial" w:hAnsi="Arial" w:cs="Arial"/>
        </w:rPr>
        <w:t xml:space="preserve">upcoming </w:t>
      </w:r>
      <w:r>
        <w:rPr>
          <w:rFonts w:ascii="Arial" w:eastAsia="Arial" w:hAnsi="Arial" w:cs="Arial"/>
        </w:rPr>
        <w:t xml:space="preserve">three years. The </w:t>
      </w:r>
      <w:r w:rsidR="006A3516">
        <w:rPr>
          <w:rFonts w:ascii="Arial" w:eastAsia="Arial" w:hAnsi="Arial" w:cs="Arial"/>
        </w:rPr>
        <w:t xml:space="preserve">first </w:t>
      </w:r>
      <w:r>
        <w:rPr>
          <w:rFonts w:ascii="Arial" w:eastAsia="Arial" w:hAnsi="Arial" w:cs="Arial"/>
        </w:rPr>
        <w:t xml:space="preserve">2022 sample included 16 individuals (n=13 passed quality assurance checks) and was collected from February to September of 2022. The second 2023 sample was preregistered and included 59 individuals (n=40 passed </w:t>
      </w:r>
      <w:r w:rsidR="004D7A8B">
        <w:rPr>
          <w:rFonts w:ascii="Arial" w:eastAsia="Arial" w:hAnsi="Arial" w:cs="Arial"/>
        </w:rPr>
        <w:t>identical</w:t>
      </w:r>
      <w:r>
        <w:rPr>
          <w:rFonts w:ascii="Arial" w:eastAsia="Arial" w:hAnsi="Arial" w:cs="Arial"/>
        </w:rPr>
        <w:t xml:space="preserve"> quality assurance checks) and was collected from May to June of 2023. Participants were excluded from analysis who: (1) </w:t>
      </w:r>
      <w:r>
        <w:rPr>
          <w:rFonts w:ascii="Arial" w:eastAsia="Arial" w:hAnsi="Arial" w:cs="Arial"/>
        </w:rPr>
        <w:lastRenderedPageBreak/>
        <w:t xml:space="preserve">exhibited excessive head motion (&gt;6 mm displacement in &gt;5 % of volumes; n=3 in 2022, n=6 in 2023), (2) exhibited insufficient choice variability (chose “purchase” on &lt;5 % or &gt;95 % of trials; n=13 in 2023), (3) failed to respond on &gt;20 % of the trials (n=3 in 2023), or (4) had a structural brain abnormality (n=1 in 2023) (Supplementary Figure </w:t>
      </w:r>
      <w:r w:rsidR="00E92111">
        <w:rPr>
          <w:rFonts w:ascii="Arial" w:eastAsia="Arial" w:hAnsi="Arial" w:cs="Arial"/>
        </w:rPr>
        <w:t>2</w:t>
      </w:r>
      <w:r>
        <w:rPr>
          <w:rFonts w:ascii="Arial" w:eastAsia="Arial" w:hAnsi="Arial" w:cs="Arial"/>
        </w:rPr>
        <w:t xml:space="preserve">).  </w:t>
      </w:r>
      <w:r w:rsidR="008872C3">
        <w:rPr>
          <w:rFonts w:ascii="Arial" w:eastAsia="Arial" w:hAnsi="Arial" w:cs="Arial"/>
        </w:rPr>
        <w:t>Participants received compensation of $20 per hour and t</w:t>
      </w:r>
      <w:r>
        <w:rPr>
          <w:rFonts w:ascii="Arial" w:eastAsia="Arial" w:hAnsi="Arial" w:cs="Arial"/>
        </w:rPr>
        <w:t xml:space="preserve">he </w:t>
      </w:r>
      <w:r w:rsidR="0085573B">
        <w:rPr>
          <w:rFonts w:ascii="Arial" w:eastAsia="Arial" w:hAnsi="Arial" w:cs="Arial"/>
        </w:rPr>
        <w:t xml:space="preserve">research </w:t>
      </w:r>
      <w:r>
        <w:rPr>
          <w:rFonts w:ascii="Arial" w:eastAsia="Arial" w:hAnsi="Arial" w:cs="Arial"/>
        </w:rPr>
        <w:t xml:space="preserve">was approved by the Stanford University </w:t>
      </w:r>
      <w:r w:rsidR="00CD0169">
        <w:rPr>
          <w:rFonts w:ascii="Arial" w:eastAsia="Arial" w:hAnsi="Arial" w:cs="Arial"/>
        </w:rPr>
        <w:t xml:space="preserve">Medical School </w:t>
      </w:r>
      <w:r>
        <w:rPr>
          <w:rFonts w:ascii="Arial" w:eastAsia="Arial" w:hAnsi="Arial" w:cs="Arial"/>
        </w:rPr>
        <w:t>Institutional Review Board.</w:t>
      </w:r>
    </w:p>
    <w:p w14:paraId="6AE27366" w14:textId="77777777" w:rsidR="00B25511" w:rsidRDefault="00B25511">
      <w:pPr>
        <w:spacing w:line="480" w:lineRule="auto"/>
        <w:rPr>
          <w:rFonts w:ascii="Arial" w:eastAsia="Arial" w:hAnsi="Arial" w:cs="Arial"/>
        </w:rPr>
      </w:pPr>
    </w:p>
    <w:p w14:paraId="0C720566" w14:textId="4430C183" w:rsidR="00B25511" w:rsidRDefault="00000000">
      <w:pPr>
        <w:spacing w:line="480" w:lineRule="auto"/>
        <w:rPr>
          <w:rFonts w:ascii="Arial" w:eastAsia="Arial" w:hAnsi="Arial" w:cs="Arial"/>
        </w:rPr>
      </w:pPr>
      <w:r>
        <w:rPr>
          <w:rFonts w:ascii="Arial" w:eastAsia="Arial" w:hAnsi="Arial" w:cs="Arial"/>
          <w:i/>
        </w:rPr>
        <w:t>Vehicle rating tasks:</w:t>
      </w:r>
      <w:r>
        <w:rPr>
          <w:rFonts w:ascii="Arial" w:eastAsia="Arial" w:hAnsi="Arial" w:cs="Arial"/>
        </w:rPr>
        <w:t xml:space="preserve"> Visual stimuli depicted vehicles commercially available in the United States during each year of data collection. High-resolution photographs </w:t>
      </w:r>
      <w:r w:rsidR="00D53E14">
        <w:rPr>
          <w:rFonts w:ascii="Arial" w:eastAsia="Arial" w:hAnsi="Arial" w:cs="Arial"/>
        </w:rPr>
        <w:t xml:space="preserve">of each </w:t>
      </w:r>
      <w:r w:rsidR="001513A0">
        <w:rPr>
          <w:rFonts w:ascii="Arial" w:eastAsia="Arial" w:hAnsi="Arial" w:cs="Arial"/>
        </w:rPr>
        <w:t xml:space="preserve">vehicle </w:t>
      </w:r>
      <w:r w:rsidR="00D53E14">
        <w:rPr>
          <w:rFonts w:ascii="Arial" w:eastAsia="Arial" w:hAnsi="Arial" w:cs="Arial"/>
        </w:rPr>
        <w:t xml:space="preserve">model </w:t>
      </w:r>
      <w:r>
        <w:rPr>
          <w:rFonts w:ascii="Arial" w:eastAsia="Arial" w:hAnsi="Arial" w:cs="Arial"/>
        </w:rPr>
        <w:t xml:space="preserve">were licensed from the EVOX Image Database (https://www.evoximages.com), standardized to three-quarter front views, and rendered in black and white body colors. </w:t>
      </w:r>
    </w:p>
    <w:p w14:paraId="0D45CF7B" w14:textId="508743C1" w:rsidR="00B25511" w:rsidRDefault="00000000">
      <w:pPr>
        <w:spacing w:line="480" w:lineRule="auto"/>
        <w:ind w:firstLine="720"/>
        <w:rPr>
          <w:rFonts w:ascii="Arial" w:eastAsia="Arial" w:hAnsi="Arial" w:cs="Arial"/>
        </w:rPr>
      </w:pPr>
      <w:r>
        <w:rPr>
          <w:rFonts w:ascii="Arial" w:eastAsia="Arial" w:hAnsi="Arial" w:cs="Arial"/>
        </w:rPr>
        <w:t xml:space="preserve">For the 2022 sample, the vehicle purchasing task included 48 trials, each lasting approximately 16 seconds. In a first task (not further analyzed here), participants evaluated 24 vehicle models from a single manufacturer. In the second task, participants evaluated 12 </w:t>
      </w:r>
      <w:r w:rsidR="004C576B">
        <w:rPr>
          <w:rFonts w:ascii="Arial" w:eastAsia="Arial" w:hAnsi="Arial" w:cs="Arial"/>
        </w:rPr>
        <w:t xml:space="preserve">Battery </w:t>
      </w:r>
      <w:r>
        <w:rPr>
          <w:rFonts w:ascii="Arial" w:eastAsia="Arial" w:hAnsi="Arial" w:cs="Arial"/>
        </w:rPr>
        <w:t>Electric Vehicles (</w:t>
      </w:r>
      <w:r w:rsidR="004C576B">
        <w:rPr>
          <w:rFonts w:ascii="Arial" w:eastAsia="Arial" w:hAnsi="Arial" w:cs="Arial"/>
        </w:rPr>
        <w:t>B</w:t>
      </w:r>
      <w:r>
        <w:rPr>
          <w:rFonts w:ascii="Arial" w:eastAsia="Arial" w:hAnsi="Arial" w:cs="Arial"/>
        </w:rPr>
        <w:t>EV</w:t>
      </w:r>
      <w:r w:rsidR="002F47B3">
        <w:rPr>
          <w:rFonts w:ascii="Arial" w:eastAsia="Arial" w:hAnsi="Arial" w:cs="Arial"/>
        </w:rPr>
        <w:t>; hereafter “electric”</w:t>
      </w:r>
      <w:r>
        <w:rPr>
          <w:rFonts w:ascii="Arial" w:eastAsia="Arial" w:hAnsi="Arial" w:cs="Arial"/>
        </w:rPr>
        <w:t>) and 12 Internal Combustion Engine (ICE</w:t>
      </w:r>
      <w:r w:rsidR="002F47B3">
        <w:rPr>
          <w:rFonts w:ascii="Arial" w:eastAsia="Arial" w:hAnsi="Arial" w:cs="Arial"/>
        </w:rPr>
        <w:t>; hereafter “gas”</w:t>
      </w:r>
      <w:r>
        <w:rPr>
          <w:rFonts w:ascii="Arial" w:eastAsia="Arial" w:hAnsi="Arial" w:cs="Arial"/>
        </w:rPr>
        <w:t xml:space="preserve">) vehicles from </w:t>
      </w:r>
      <w:r w:rsidR="006A3516">
        <w:rPr>
          <w:rFonts w:ascii="Arial" w:eastAsia="Arial" w:hAnsi="Arial" w:cs="Arial"/>
        </w:rPr>
        <w:t xml:space="preserve">multiple </w:t>
      </w:r>
      <w:r>
        <w:rPr>
          <w:rFonts w:ascii="Arial" w:eastAsia="Arial" w:hAnsi="Arial" w:cs="Arial"/>
        </w:rPr>
        <w:t xml:space="preserve">manufacturers. For the 2023 sample, the second task included 60 trials, each lasting approximately 16 seconds. During these trials, participants evaluated 15 </w:t>
      </w:r>
      <w:r w:rsidR="00307D3B">
        <w:rPr>
          <w:rFonts w:ascii="Arial" w:eastAsia="Arial" w:hAnsi="Arial" w:cs="Arial"/>
        </w:rPr>
        <w:t xml:space="preserve">electric </w:t>
      </w:r>
      <w:r>
        <w:rPr>
          <w:rFonts w:ascii="Arial" w:eastAsia="Arial" w:hAnsi="Arial" w:cs="Arial"/>
        </w:rPr>
        <w:t xml:space="preserve">and 15 </w:t>
      </w:r>
      <w:r w:rsidR="00307D3B">
        <w:rPr>
          <w:rFonts w:ascii="Arial" w:eastAsia="Arial" w:hAnsi="Arial" w:cs="Arial"/>
        </w:rPr>
        <w:t xml:space="preserve">gas </w:t>
      </w:r>
      <w:r>
        <w:rPr>
          <w:rFonts w:ascii="Arial" w:eastAsia="Arial" w:hAnsi="Arial" w:cs="Arial"/>
        </w:rPr>
        <w:t>vehicles from different manufacturers. Vehicle order, body color, and powertrain were pseudorandomly ordered such that no manufacturer or powertrain was repeated on consecutive trials.</w:t>
      </w:r>
    </w:p>
    <w:p w14:paraId="4A3568B7" w14:textId="3E28FA8B" w:rsidR="00B25511" w:rsidRDefault="00000000">
      <w:pPr>
        <w:spacing w:line="480" w:lineRule="auto"/>
        <w:ind w:firstLine="720"/>
        <w:rPr>
          <w:rFonts w:ascii="Arial" w:eastAsia="Arial" w:hAnsi="Arial" w:cs="Arial"/>
        </w:rPr>
      </w:pPr>
      <w:r>
        <w:rPr>
          <w:rFonts w:ascii="Arial" w:eastAsia="Arial" w:hAnsi="Arial" w:cs="Arial"/>
        </w:rPr>
        <w:lastRenderedPageBreak/>
        <w:t xml:space="preserve">During each task trial, after viewing a labeled vehicle (2 sec) and powertrain (2 sec), participants rated their desire to know more about (“Want to know more?”; 4 sec) and </w:t>
      </w:r>
      <w:r w:rsidR="00523EE8">
        <w:rPr>
          <w:rFonts w:ascii="Arial" w:eastAsia="Arial" w:hAnsi="Arial" w:cs="Arial"/>
        </w:rPr>
        <w:t xml:space="preserve">desire </w:t>
      </w:r>
      <w:r>
        <w:rPr>
          <w:rFonts w:ascii="Arial" w:eastAsia="Arial" w:hAnsi="Arial" w:cs="Arial"/>
        </w:rPr>
        <w:t>to purchase (“Want to purchase?”; 4 sec) that vehicle, followed by a pseudorandomly varying intertrial interval indicated by a centrally-presented crosshair (2 or 6 sec, uniformly sampled</w:t>
      </w:r>
      <w:r w:rsidR="00E379AA">
        <w:rPr>
          <w:rFonts w:ascii="Arial" w:eastAsia="Arial" w:hAnsi="Arial" w:cs="Arial"/>
        </w:rPr>
        <w:t>; Figure 1</w:t>
      </w:r>
      <w:r>
        <w:rPr>
          <w:rFonts w:ascii="Arial" w:eastAsia="Arial" w:hAnsi="Arial" w:cs="Arial"/>
        </w:rPr>
        <w:t>). After scanning, participants rated their familiarity with and willingness-to-pay for each vehicle. Participants also completed questionnaires assessing individual differences, including demographics</w:t>
      </w:r>
      <w:r w:rsidR="008B5481">
        <w:rPr>
          <w:rFonts w:ascii="Arial" w:eastAsia="Arial" w:hAnsi="Arial" w:cs="Arial"/>
        </w:rPr>
        <w:t xml:space="preserve"> </w:t>
      </w:r>
      <w:r w:rsidR="008B5481">
        <w:rPr>
          <w:rFonts w:ascii="Arial" w:eastAsia="Arial" w:hAnsi="Arial" w:cs="Arial"/>
        </w:rPr>
        <w:fldChar w:fldCharType="begin"/>
      </w:r>
      <w:r w:rsidR="00A13DF2">
        <w:rPr>
          <w:rFonts w:ascii="Arial" w:eastAsia="Arial" w:hAnsi="Arial" w:cs="Arial"/>
        </w:rPr>
        <w:instrText xml:space="preserve"> ADDIN ZOTERO_ITEM CSL_CITATION {"citationID":"E3e1oG6j","properties":{"formattedCitation":"(Genevsky et al., 2025)","plainCitation":"(Genevsky et al., 2025)","noteIndex":0},"citationItems":[{"id":61,"uris":["http://zotero.org/users/local/aIwQiqko/items/S533336N"],"itemData":{"id":61,"type":"article-journal","abstract":"Accurate forecasts of population-level behavior critically inform institutional choices and public policy. While neuroforecasting research suggests that measurements of group brain activity can improve forecasting accuracy relative to behavior, less is known about how and when brain activity can effectively improve out-of-sample forecasts. We analyzed neural and behavioral data collected in two experiments to forecast choice in more vs. less demographically representative aggregate internet markets in order to test when forecasts based on brain activity generalize better than behavior. In both experiments, while the accuracy of market forecasts based on behavior varied as a function of sample representativeness, market forecasts based on brain activity remained significant regardless of sample representativeness. These findings are consistent with the notion that brain activity associated with early affective responses can generalize across individuals to index aggregate choice more broadly than downstream behavior. Thus, brain activity from limited samples may reveal generalizable components of choice that can improve market forecasts. These findings inform theory regarding which components of individual choice generalize to improve market forecasts and provide insights into mechanisms that underlie the effective application of neuroforecasting.","container-title":"PNAS Nexus","DOI":"10.1093/pnasnexus/pgaf029","ISSN":"2752-6542","issue":"2","language":"en","license":"https://creativecommons.org/licenses/by/4.0/","note":"publisher: Oxford University Press (OUP)","source":"Crossref","title":"Neuroforecasting reveals generalizable components of choice","URL":"https://academic.oup.com/pnasnexus/article/doi/10.1093/pnasnexus/pgaf029/8016018","volume":"4","author":[{"family":"Genevsky","given":"Alexander"},{"family":"Tong","given":"Lester C"},{"family":"Knutson","given":"Brian"}],"editor":[{"family":"Yortsos","given":"Yannis"}],"accessed":{"date-parts":[["2025",7,21]]},"issued":{"date-parts":[["2025",2,1]]}}}],"schema":"https://github.com/citation-style-language/schema/raw/master/csl-citation.json"} </w:instrText>
      </w:r>
      <w:r w:rsidR="008B5481">
        <w:rPr>
          <w:rFonts w:ascii="Arial" w:eastAsia="Arial" w:hAnsi="Arial" w:cs="Arial"/>
        </w:rPr>
        <w:fldChar w:fldCharType="separate"/>
      </w:r>
      <w:r w:rsidR="00A13DF2">
        <w:rPr>
          <w:rFonts w:ascii="Arial" w:eastAsia="Arial" w:hAnsi="Arial" w:cs="Arial"/>
          <w:noProof/>
        </w:rPr>
        <w:t>(Genevsky et al., 2025)</w:t>
      </w:r>
      <w:r w:rsidR="008B5481">
        <w:rPr>
          <w:rFonts w:ascii="Arial" w:eastAsia="Arial" w:hAnsi="Arial" w:cs="Arial"/>
        </w:rPr>
        <w:fldChar w:fldCharType="end"/>
      </w:r>
      <w:r>
        <w:rPr>
          <w:rFonts w:ascii="Arial" w:eastAsia="Arial" w:hAnsi="Arial" w:cs="Arial"/>
        </w:rPr>
        <w:t>, personality traits</w:t>
      </w:r>
      <w:r w:rsidR="00A13DF2">
        <w:rPr>
          <w:rFonts w:ascii="Arial" w:eastAsia="Arial" w:hAnsi="Arial" w:cs="Arial"/>
        </w:rPr>
        <w:t xml:space="preserve"> </w:t>
      </w:r>
      <w:r w:rsidR="00A13DF2">
        <w:rPr>
          <w:rFonts w:ascii="Arial" w:eastAsia="Arial" w:hAnsi="Arial" w:cs="Arial"/>
        </w:rPr>
        <w:fldChar w:fldCharType="begin"/>
      </w:r>
      <w:r w:rsidR="00A13DF2">
        <w:rPr>
          <w:rFonts w:ascii="Arial" w:eastAsia="Arial" w:hAnsi="Arial" w:cs="Arial"/>
        </w:rPr>
        <w:instrText xml:space="preserve"> ADDIN ZOTERO_ITEM CSL_CITATION {"citationID":"cWZmJdzI","properties":{"formattedCitation":"(Gosling et al., 2003)","plainCitation":"(Gosling et al., 2003)","noteIndex":0},"citationItems":[{"id":75,"uris":["http://zotero.org/users/local/aIwQiqko/items/GBABXGU7"],"itemData":{"id":75,"type":"article-journal","abstract":"When time is limited, researchers may be faced with the choice of using an extremely brief measure of the Big-Five personality dimensions or using no measure at all. To meet the need for a very brief measure, 5 and 10-item inventories were developed and evaluated. Although somewhat inferior to standard multi-item instruments, the instruments reached adequate levels in terms of: (a) convergence with widely used Big-Five measures in self, observer, and peer reports, (b) test–retest reliability, (c) patterns of predicted external correlates, and (d) convergence between self and observer ratings. On the basis of these tests, a 10-item measure of the Big-Five dimensions is o</w:instrText>
      </w:r>
      <w:r w:rsidR="00A13DF2">
        <w:rPr>
          <w:rFonts w:ascii="Cambria Math" w:eastAsia="Arial" w:hAnsi="Cambria Math" w:cs="Cambria Math"/>
        </w:rPr>
        <w:instrText>ﬀ</w:instrText>
      </w:r>
      <w:r w:rsidR="00A13DF2">
        <w:rPr>
          <w:rFonts w:ascii="Arial" w:eastAsia="Arial" w:hAnsi="Arial" w:cs="Arial"/>
        </w:rPr>
        <w:instrText xml:space="preserve">ered for situations where very short measures are needed, personality is not the primary topic of interest, or researchers can tolerate the somewhat diminished psychometric properties associated with very brief measures.","container-title":"Journal of Research in Personality","DOI":"10.1016/s0092-6566(03)00046-1","ISSN":"0092-6566","issue":"6","language":"en","license":"https://www.elsevier.com/tdm/userlicense/1.0/","note":"publisher: Elsevier BV","page":"504-528","source":"Crossref","title":"A very brief measure of the Big-Five personality domains","volume":"37","author":[{"family":"Gosling","given":"Samuel D"},{"family":"Rentfrow","given":"Peter J"},{"family":"Swann","given":"William B"}],"issued":{"date-parts":[["2003",12]]}}}],"schema":"https://github.com/citation-style-language/schema/raw/master/csl-citation.json"} </w:instrText>
      </w:r>
      <w:r w:rsidR="00A13DF2">
        <w:rPr>
          <w:rFonts w:ascii="Arial" w:eastAsia="Arial" w:hAnsi="Arial" w:cs="Arial"/>
        </w:rPr>
        <w:fldChar w:fldCharType="separate"/>
      </w:r>
      <w:r w:rsidR="00A13DF2">
        <w:rPr>
          <w:rFonts w:ascii="Arial" w:eastAsia="Arial" w:hAnsi="Arial" w:cs="Arial"/>
          <w:noProof/>
        </w:rPr>
        <w:t>(Gosling et al., 2003)</w:t>
      </w:r>
      <w:r w:rsidR="00A13DF2">
        <w:rPr>
          <w:rFonts w:ascii="Arial" w:eastAsia="Arial" w:hAnsi="Arial" w:cs="Arial"/>
        </w:rPr>
        <w:fldChar w:fldCharType="end"/>
      </w:r>
      <w:r>
        <w:rPr>
          <w:rFonts w:ascii="Arial" w:eastAsia="Arial" w:hAnsi="Arial" w:cs="Arial"/>
        </w:rPr>
        <w:t>, environmental attitudes</w:t>
      </w:r>
      <w:r w:rsidR="00A13DF2">
        <w:rPr>
          <w:rFonts w:ascii="Arial" w:eastAsia="Arial" w:hAnsi="Arial" w:cs="Arial"/>
        </w:rPr>
        <w:t xml:space="preserve"> </w:t>
      </w:r>
      <w:r w:rsidR="00A13DF2">
        <w:rPr>
          <w:rFonts w:ascii="Arial" w:eastAsia="Arial" w:hAnsi="Arial" w:cs="Arial"/>
        </w:rPr>
        <w:fldChar w:fldCharType="begin"/>
      </w:r>
      <w:r w:rsidR="00A13DF2">
        <w:rPr>
          <w:rFonts w:ascii="Arial" w:eastAsia="Arial" w:hAnsi="Arial" w:cs="Arial"/>
        </w:rPr>
        <w:instrText xml:space="preserve"> ADDIN ZOTERO_ITEM CSL_CITATION {"citationID":"rclBh4i7","properties":{"formattedCitation":"(Dunlap et al., 2000)","plainCitation":"(Dunlap et al., 2000)","noteIndex":0},"citationItems":[{"id":77,"uris":["http://zotero.org/users/local/aIwQiqko/items/FYPMAWRX"],"itemData":{"id":77,"type":"article-journal","abstract":"Dunlap and Van Liere's New Environmental Paradigm (NEP) Scale, published in 1978, has become a widely used measure of proenvironmental orientation. This article develops a revised NEP Scale designed to improve upon the original one in several respects: (1) It taps a wider range of facets of an ecological worldview, (2) It offers a balanced set of pro</w:instrText>
      </w:r>
      <w:r w:rsidR="00A13DF2">
        <w:rPr>
          <w:rFonts w:ascii="Cambria Math" w:eastAsia="Arial" w:hAnsi="Cambria Math" w:cs="Cambria Math"/>
        </w:rPr>
        <w:instrText>‐</w:instrText>
      </w:r>
      <w:r w:rsidR="00A13DF2">
        <w:rPr>
          <w:rFonts w:ascii="Arial" w:eastAsia="Arial" w:hAnsi="Arial" w:cs="Arial"/>
        </w:rPr>
        <w:instrText xml:space="preserve"> and anti</w:instrText>
      </w:r>
      <w:r w:rsidR="00A13DF2">
        <w:rPr>
          <w:rFonts w:ascii="Cambria Math" w:eastAsia="Arial" w:hAnsi="Cambria Math" w:cs="Cambria Math"/>
        </w:rPr>
        <w:instrText>‐</w:instrText>
      </w:r>
      <w:r w:rsidR="00A13DF2">
        <w:rPr>
          <w:rFonts w:ascii="Arial" w:eastAsia="Arial" w:hAnsi="Arial" w:cs="Arial"/>
        </w:rPr>
        <w:instrText>NEP items, and (3) It avoids outmoded terminology. The new scale, termed the New Ecological Paradigm Scale, consists of 15 items. Results of a 1990 Washington State survey suggest that the items can be treated as an internally consistent summated ratingscale and also indicate a modest growth in pro</w:instrText>
      </w:r>
      <w:r w:rsidR="00A13DF2">
        <w:rPr>
          <w:rFonts w:ascii="Cambria Math" w:eastAsia="Arial" w:hAnsi="Cambria Math" w:cs="Cambria Math"/>
        </w:rPr>
        <w:instrText>‐</w:instrText>
      </w:r>
      <w:r w:rsidR="00A13DF2">
        <w:rPr>
          <w:rFonts w:ascii="Arial" w:eastAsia="Arial" w:hAnsi="Arial" w:cs="Arial"/>
        </w:rPr>
        <w:instrText xml:space="preserve">NEP responses among Washington residents over the 14 years since the original study.","container-title":"Journal of Social Issues","DOI":"10.1111/0022-4537.00176","ISSN":"0022-4537, 1540-4560","issue":"3","language":"en","license":"http://onlinelibrary.wiley.com/termsAndConditions#vor","note":"publisher: Wiley","page":"425-442","source":"Crossref","title":"New Trends in Measuring Environmental Attitudes: Measuring Endorsement of the New Ecological Paradigm: A Revised NEP Scale","title-short":"New Trends in Measuring Environmental Attitudes","volume":"56","author":[{"family":"Dunlap","given":"Riley E."},{"family":"Van Liere","given":"Kent D."},{"family":"Mertig","given":"Angela G."},{"family":"Jones","given":"Robert Emmet"}],"issued":{"date-parts":[["2000",1]]}}}],"schema":"https://github.com/citation-style-language/schema/raw/master/csl-citation.json"} </w:instrText>
      </w:r>
      <w:r w:rsidR="00A13DF2">
        <w:rPr>
          <w:rFonts w:ascii="Arial" w:eastAsia="Arial" w:hAnsi="Arial" w:cs="Arial"/>
        </w:rPr>
        <w:fldChar w:fldCharType="separate"/>
      </w:r>
      <w:r w:rsidR="00A13DF2">
        <w:rPr>
          <w:rFonts w:ascii="Arial" w:eastAsia="Arial" w:hAnsi="Arial" w:cs="Arial"/>
          <w:noProof/>
        </w:rPr>
        <w:t>(Dunlap et al., 2000)</w:t>
      </w:r>
      <w:r w:rsidR="00A13DF2">
        <w:rPr>
          <w:rFonts w:ascii="Arial" w:eastAsia="Arial" w:hAnsi="Arial" w:cs="Arial"/>
        </w:rPr>
        <w:fldChar w:fldCharType="end"/>
      </w:r>
      <w:r>
        <w:rPr>
          <w:rFonts w:ascii="Arial" w:eastAsia="Arial" w:hAnsi="Arial" w:cs="Arial"/>
        </w:rPr>
        <w:t xml:space="preserve">, and political alignment </w:t>
      </w:r>
      <w:r w:rsidR="00A13DF2">
        <w:rPr>
          <w:rFonts w:ascii="Arial" w:eastAsia="Arial" w:hAnsi="Arial" w:cs="Arial"/>
        </w:rPr>
        <w:t>(Robinson, Shaver, &amp; Wrightsman, 1999).</w:t>
      </w:r>
      <w:r w:rsidR="00A13DF2" w:rsidDel="00A13DF2">
        <w:t xml:space="preserve"> </w:t>
      </w:r>
    </w:p>
    <w:p w14:paraId="7DFF15CF" w14:textId="77777777" w:rsidR="00B25511" w:rsidRDefault="00B25511">
      <w:pPr>
        <w:spacing w:line="480" w:lineRule="auto"/>
        <w:rPr>
          <w:rFonts w:ascii="Arial" w:eastAsia="Arial" w:hAnsi="Arial" w:cs="Arial"/>
        </w:rPr>
      </w:pPr>
    </w:p>
    <w:p w14:paraId="3DF4A487" w14:textId="77777777" w:rsidR="00B25511" w:rsidRDefault="00000000">
      <w:pPr>
        <w:spacing w:line="480" w:lineRule="auto"/>
        <w:rPr>
          <w:rFonts w:ascii="Arial" w:eastAsia="Arial" w:hAnsi="Arial" w:cs="Arial"/>
        </w:rPr>
      </w:pPr>
      <w:r>
        <w:rPr>
          <w:rFonts w:ascii="Arial" w:eastAsia="Arial" w:hAnsi="Arial" w:cs="Arial"/>
          <w:b/>
        </w:rPr>
        <w:t xml:space="preserve">Figure 1: Vehicle rating task trial structure and analysis overview </w:t>
      </w:r>
    </w:p>
    <w:p w14:paraId="6D58B278" w14:textId="2BA2FB7F" w:rsidR="00B25511" w:rsidRDefault="009B3EC5">
      <w:pPr>
        <w:spacing w:line="480" w:lineRule="auto"/>
        <w:jc w:val="center"/>
        <w:rPr>
          <w:rFonts w:ascii="Arial" w:eastAsia="Arial" w:hAnsi="Arial" w:cs="Arial"/>
          <w:i/>
        </w:rPr>
      </w:pPr>
      <w:r>
        <w:rPr>
          <w:rFonts w:ascii="Arial" w:eastAsia="Arial" w:hAnsi="Arial" w:cs="Arial"/>
          <w:b/>
          <w:noProof/>
        </w:rPr>
        <w:drawing>
          <wp:inline distT="0" distB="0" distL="0" distR="0" wp14:anchorId="0A10E405" wp14:editId="5B37DB28">
            <wp:extent cx="5943600" cy="2063750"/>
            <wp:effectExtent l="0" t="0" r="0" b="6350"/>
            <wp:docPr id="721087038" name="Picture 1" descr="A two cars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87038" name="Picture 1" descr="A two cars with text and imag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063750"/>
                    </a:xfrm>
                    <a:prstGeom prst="rect">
                      <a:avLst/>
                    </a:prstGeom>
                  </pic:spPr>
                </pic:pic>
              </a:graphicData>
            </a:graphic>
          </wp:inline>
        </w:drawing>
      </w:r>
    </w:p>
    <w:p w14:paraId="7EC3A737" w14:textId="703F23D8" w:rsidR="00B25511" w:rsidRDefault="00000000">
      <w:pPr>
        <w:spacing w:line="523" w:lineRule="auto"/>
        <w:rPr>
          <w:rFonts w:ascii="Arial" w:eastAsia="Arial" w:hAnsi="Arial" w:cs="Arial"/>
        </w:rPr>
      </w:pPr>
      <w:r>
        <w:rPr>
          <w:rFonts w:ascii="Arial" w:eastAsia="Arial" w:hAnsi="Arial" w:cs="Arial"/>
          <w:i/>
        </w:rPr>
        <w:t>FMRI acquisition and preprocessing</w:t>
      </w:r>
      <w:r>
        <w:rPr>
          <w:rFonts w:ascii="Arial" w:eastAsia="Arial" w:hAnsi="Arial" w:cs="Arial"/>
        </w:rPr>
        <w:t xml:space="preserve">: Imaging data were collected on a 3T General Electric scanner equipped with a 32-channel phased-array head coil at the Stanford Center for Cognitive and Neurobiological Imaging. A high-resolution T1-weighted 3-D structural scan was initially acquired (TR=7.2 ms, TE=2.8 ms, flip angle=12°, 1 mm isotropic voxels) to serve as an anatomical reference for localizing and coregistering the </w:t>
      </w:r>
      <w:r>
        <w:rPr>
          <w:rFonts w:ascii="Arial" w:eastAsia="Arial" w:hAnsi="Arial" w:cs="Arial"/>
        </w:rPr>
        <w:lastRenderedPageBreak/>
        <w:t xml:space="preserve">subsequent functional images. Whole-brain functional images were then acquired with a T2*-weighted gradient-echo </w:t>
      </w:r>
      <w:r w:rsidR="00584E62">
        <w:rPr>
          <w:rFonts w:ascii="Arial" w:eastAsia="Arial" w:hAnsi="Arial" w:cs="Arial"/>
        </w:rPr>
        <w:t xml:space="preserve">echoplanar </w:t>
      </w:r>
      <w:r>
        <w:rPr>
          <w:rFonts w:ascii="Arial" w:eastAsia="Arial" w:hAnsi="Arial" w:cs="Arial"/>
        </w:rPr>
        <w:t xml:space="preserve">sequence (TR=2.0 s, TE=24 ms, flip angle=77°). Forty-six interleaved axial slices (2.9 mm </w:t>
      </w:r>
      <w:r w:rsidR="0030411B">
        <w:rPr>
          <w:rFonts w:ascii="Arial" w:eastAsia="Arial" w:hAnsi="Arial" w:cs="Arial"/>
        </w:rPr>
        <w:t>cubic</w:t>
      </w:r>
      <w:r>
        <w:rPr>
          <w:rFonts w:ascii="Arial" w:eastAsia="Arial" w:hAnsi="Arial" w:cs="Arial"/>
        </w:rPr>
        <w:t>, no gap) spanned from the mid-pons to the vertex, affording full-brain coverage and visualization of subcortical regions (e.g., NAcc). Scanning acquisition parameters were optimized to visualize subcortical activity</w:t>
      </w:r>
      <w:r w:rsidR="009B2D09">
        <w:rPr>
          <w:rFonts w:ascii="Arial" w:eastAsia="Arial" w:hAnsi="Arial" w:cs="Arial"/>
        </w:rPr>
        <w:t xml:space="preserve"> </w:t>
      </w:r>
      <w:r w:rsidR="009B2D09">
        <w:rPr>
          <w:rFonts w:ascii="Arial" w:eastAsia="Arial" w:hAnsi="Arial" w:cs="Arial"/>
        </w:rPr>
        <w:fldChar w:fldCharType="begin"/>
      </w:r>
      <w:r w:rsidR="009B2D09">
        <w:rPr>
          <w:rFonts w:ascii="Arial" w:eastAsia="Arial" w:hAnsi="Arial" w:cs="Arial"/>
        </w:rPr>
        <w:instrText xml:space="preserve"> ADDIN ZOTERO_ITEM CSL_CITATION {"citationID":"dlS5h7bS","properties":{"formattedCitation":"(Srirangarajan et al., 2021)","plainCitation":"(Srirangarajan et al., 2021)","noteIndex":0},"citationItems":[{"id":71,"uris":["http://zotero.org/users/local/aIwQiqko/items/5XPASEC8"],"itemData":{"id":71,"type":"article-journal","abstract":"Recent innovations in Functional Magnetic Resonance Imaging (FMRI) have sped data collection by enabling simultaneous scans of neural activity in multiple brain locations, but have these innovations come at a cost? In a meta-analysis and preregistered direct comparison of original data, we examined whether acquiring FMRI data with multi-band versus single-band scanning protocols might compromise detection of mesolimbic activity during reward processing. Meta-analytic results (n = 44 studies; cumulative n = 5005 subjects) indicated that relative to single-band scans, multi-band scans showed signiﬁcantly decreased e</w:instrText>
      </w:r>
      <w:r w:rsidR="009B2D09">
        <w:rPr>
          <w:rFonts w:ascii="Cambria Math" w:eastAsia="Arial" w:hAnsi="Cambria Math" w:cs="Cambria Math"/>
        </w:rPr>
        <w:instrText>ﬀ</w:instrText>
      </w:r>
      <w:r w:rsidR="009B2D09">
        <w:rPr>
          <w:rFonts w:ascii="Arial" w:eastAsia="Arial" w:hAnsi="Arial" w:cs="Arial"/>
        </w:rPr>
        <w:instrText>ect sizes for reward anticipation in the Nucleus Accumbens (NAcc) by more than half. Direct within-subject comparison of single-band versus multiband scanning data (multi-band factors = 4 and 8; n = 12 subjects) acquired during repeated administration of the Monetary Incentive Delay task indicated that reductions in temporal signal-to-noise ratio could account for compromised detection of task-related responses in mesolimbic regions (i.e., the NAcc). Together, these ﬁndings imply that researchers should opt for single-band over multi-band scanning protocols when probing mesolimbic responses with FMRI. The ﬁndings also have implications for inferring mesolimbic activity during related tasks and rest, for summarizing historical results, and for using neuroimaging data to track individual di</w:instrText>
      </w:r>
      <w:r w:rsidR="009B2D09">
        <w:rPr>
          <w:rFonts w:ascii="Cambria Math" w:eastAsia="Arial" w:hAnsi="Cambria Math" w:cs="Cambria Math"/>
        </w:rPr>
        <w:instrText>ﬀ</w:instrText>
      </w:r>
      <w:r w:rsidR="009B2D09">
        <w:rPr>
          <w:rFonts w:ascii="Arial" w:eastAsia="Arial" w:hAnsi="Arial" w:cs="Arial"/>
        </w:rPr>
        <w:instrText>erences in reward-related brain activity.","container-title":"NeuroImage","DOI":"10.1016/j.neuroimage.2021.118617","ISSN":"1053-8119","language":"en","license":"https://www.elsevier.com/tdm/userlicense/1.0/","note":"publisher: Elsevier BV","page":"118617","source":"Crossref","title":"Multi</w:instrText>
      </w:r>
      <w:r w:rsidR="009B2D09">
        <w:rPr>
          <w:rFonts w:ascii="Cambria Math" w:eastAsia="Arial" w:hAnsi="Cambria Math" w:cs="Cambria Math"/>
        </w:rPr>
        <w:instrText>‐</w:instrText>
      </w:r>
      <w:r w:rsidR="009B2D09">
        <w:rPr>
          <w:rFonts w:ascii="Arial" w:eastAsia="Arial" w:hAnsi="Arial" w:cs="Arial"/>
        </w:rPr>
        <w:instrText xml:space="preserve">band FMRI compromises detection of mesolimbic reward responses","volume":"244","author":[{"family":"Srirangarajan","given":"Tara"},{"family":"Mortazavi","given":"Leili"},{"family":"Bortolini","given":"Tiago"},{"family":"Moll","given":"Jorge"},{"family":"Knutson","given":"Brian"}],"issued":{"date-parts":[["2021",12]]}}}],"schema":"https://github.com/citation-style-language/schema/raw/master/csl-citation.json"} </w:instrText>
      </w:r>
      <w:r w:rsidR="009B2D09">
        <w:rPr>
          <w:rFonts w:ascii="Arial" w:eastAsia="Arial" w:hAnsi="Arial" w:cs="Arial"/>
        </w:rPr>
        <w:fldChar w:fldCharType="separate"/>
      </w:r>
      <w:r w:rsidR="009B2D09">
        <w:rPr>
          <w:rFonts w:ascii="Arial" w:eastAsia="Arial" w:hAnsi="Arial" w:cs="Arial"/>
          <w:noProof/>
        </w:rPr>
        <w:t>(Srirangarajan et al., 2021)</w:t>
      </w:r>
      <w:r w:rsidR="009B2D09">
        <w:rPr>
          <w:rFonts w:ascii="Arial" w:eastAsia="Arial" w:hAnsi="Arial" w:cs="Arial"/>
        </w:rPr>
        <w:fldChar w:fldCharType="end"/>
      </w:r>
      <w:r>
        <w:rPr>
          <w:rFonts w:ascii="Arial" w:eastAsia="Arial" w:hAnsi="Arial" w:cs="Arial"/>
        </w:rPr>
        <w:t>.</w:t>
      </w:r>
    </w:p>
    <w:p w14:paraId="32F2F27A" w14:textId="0F1C7A65" w:rsidR="00B25511" w:rsidRPr="00523EE8" w:rsidRDefault="00000000" w:rsidP="0070414C">
      <w:pPr>
        <w:spacing w:line="480" w:lineRule="auto"/>
        <w:rPr>
          <w:rFonts w:ascii="Arial" w:eastAsia="Arial" w:hAnsi="Arial" w:cs="Arial"/>
        </w:rPr>
      </w:pPr>
      <w:r w:rsidRPr="0070414C">
        <w:rPr>
          <w:rFonts w:ascii="Arial" w:eastAsia="Arial Unicode MS" w:hAnsi="Arial" w:cs="Arial"/>
        </w:rPr>
        <w:t xml:space="preserve"> </w:t>
      </w:r>
      <w:r w:rsidRPr="0070414C">
        <w:rPr>
          <w:rFonts w:ascii="Arial" w:eastAsia="Arial Unicode MS" w:hAnsi="Arial" w:cs="Arial"/>
        </w:rPr>
        <w:tab/>
        <w:t>For preprocessing, all imaging data were pre-processed using Analysis of</w:t>
      </w:r>
      <w:r w:rsidR="00523EE8" w:rsidRPr="0070414C">
        <w:rPr>
          <w:rFonts w:ascii="Arial" w:eastAsia="Arial Unicode MS" w:hAnsi="Arial" w:cs="Arial"/>
        </w:rPr>
        <w:t xml:space="preserve"> </w:t>
      </w:r>
      <w:r w:rsidRPr="0070414C">
        <w:rPr>
          <w:rFonts w:ascii="Arial" w:eastAsia="Arial Unicode MS" w:hAnsi="Arial" w:cs="Arial"/>
        </w:rPr>
        <w:t>Functional NeuroImages</w:t>
      </w:r>
      <w:r w:rsidR="008F0BD4">
        <w:rPr>
          <w:rFonts w:ascii="Arial" w:eastAsia="Arial Unicode MS" w:hAnsi="Arial" w:cs="Arial"/>
        </w:rPr>
        <w:t xml:space="preserve"> (AFNI)</w:t>
      </w:r>
      <w:r w:rsidRPr="0070414C">
        <w:rPr>
          <w:rFonts w:ascii="Arial" w:eastAsia="Arial Unicode MS" w:hAnsi="Arial" w:cs="Arial"/>
        </w:rPr>
        <w:t xml:space="preserve"> software </w:t>
      </w:r>
      <w:r w:rsidR="00E25D07">
        <w:rPr>
          <w:rFonts w:ascii="Arial" w:eastAsia="Arial Unicode MS" w:hAnsi="Arial" w:cs="Arial"/>
        </w:rPr>
        <w:fldChar w:fldCharType="begin"/>
      </w:r>
      <w:r w:rsidR="00E25D07">
        <w:rPr>
          <w:rFonts w:ascii="Arial" w:eastAsia="Arial Unicode MS" w:hAnsi="Arial" w:cs="Arial"/>
        </w:rPr>
        <w:instrText xml:space="preserve"> ADDIN ZOTERO_ITEM CSL_CITATION {"citationID":"CUWJOmBV","properties":{"formattedCitation":"(Cox, 1996)","plainCitation":"(Cox, 1996)","noteIndex":0},"citationItems":[{"id":65,"uris":["http://zotero.org/users/local/aIwQiqko/items/BFIM9NYY"],"itemData":{"id":65,"type":"article-journal","container-title":"Computers and Biomedical Research","DOI":"10.1006/cbmr.1996.0014","ISSN":"0010-4809","issue":"3","language":"en","license":"https://www.elsevier.com/tdm/userlicense/1.0/","note":"publisher: Elsevier BV","page":"162-173","source":"Crossref","title":"AFNI: Software for Analysis and Visualization of Functional Magnetic Resonance Neuroimages","title-short":"AFNI","volume":"29","author":[{"family":"Cox","given":"Robert W."}],"issued":{"date-parts":[["1996",6]]}}}],"schema":"https://github.com/citation-style-language/schema/raw/master/csl-citation.json"} </w:instrText>
      </w:r>
      <w:r w:rsidR="00E25D07">
        <w:rPr>
          <w:rFonts w:ascii="Arial" w:eastAsia="Arial Unicode MS" w:hAnsi="Arial" w:cs="Arial"/>
        </w:rPr>
        <w:fldChar w:fldCharType="separate"/>
      </w:r>
      <w:r w:rsidR="00E25D07">
        <w:rPr>
          <w:rFonts w:ascii="Arial" w:eastAsia="Arial Unicode MS" w:hAnsi="Arial" w:cs="Arial"/>
          <w:noProof/>
        </w:rPr>
        <w:t>(Cox, 1996)</w:t>
      </w:r>
      <w:r w:rsidR="00E25D07">
        <w:rPr>
          <w:rFonts w:ascii="Arial" w:eastAsia="Arial Unicode MS" w:hAnsi="Arial" w:cs="Arial"/>
        </w:rPr>
        <w:fldChar w:fldCharType="end"/>
      </w:r>
      <w:r w:rsidRPr="0070414C">
        <w:rPr>
          <w:rFonts w:ascii="Arial" w:eastAsia="Arial Unicode MS" w:hAnsi="Arial" w:cs="Arial"/>
        </w:rPr>
        <w:t xml:space="preserve">. Slice-timing differences were corrected via sinc interpolation, and runs were concatenated before six-parameter rigid-body motion correction. For each individual, a functional volume from the start of the session was coregistered to their T1-weighted anatomical image with FSL’s FLIRT </w:t>
      </w:r>
      <w:r w:rsidR="0028276C">
        <w:rPr>
          <w:rFonts w:ascii="Arial" w:eastAsia="Arial Unicode MS" w:hAnsi="Arial" w:cs="Arial"/>
        </w:rPr>
        <w:t xml:space="preserve">algorithm </w:t>
      </w:r>
      <w:r w:rsidRPr="0070414C">
        <w:rPr>
          <w:rFonts w:ascii="Arial" w:eastAsia="Arial Unicode MS" w:hAnsi="Arial" w:cs="Arial"/>
        </w:rPr>
        <w:t>using a 6-degree-of-freedom (rigid-body) transform. The anatomical image was subsequently aligned to the MNI-152 template with a 12-degree-of-freedom affine transform (FLIRT), and the resulting combined transformation matrix was applied to the functional data, placing all volumes directly into 2 mm isotropic Montreal Neurological Institute (MNI) space</w:t>
      </w:r>
      <w:r w:rsidR="009B2D09">
        <w:rPr>
          <w:rFonts w:ascii="Arial" w:eastAsia="Arial Unicode MS" w:hAnsi="Arial" w:cs="Arial"/>
        </w:rPr>
        <w:t xml:space="preserve"> </w:t>
      </w:r>
      <w:r w:rsidR="009B2D09">
        <w:rPr>
          <w:rFonts w:ascii="Arial" w:eastAsia="Arial Unicode MS" w:hAnsi="Arial" w:cs="Arial"/>
        </w:rPr>
        <w:fldChar w:fldCharType="begin"/>
      </w:r>
      <w:r w:rsidR="009B2D09">
        <w:rPr>
          <w:rFonts w:ascii="Arial" w:eastAsia="Arial Unicode MS" w:hAnsi="Arial" w:cs="Arial"/>
        </w:rPr>
        <w:instrText xml:space="preserve"> ADDIN ZOTERO_ITEM CSL_CITATION {"citationID":"YDfqzjds","properties":{"formattedCitation":"(Smith et al., 2004)","plainCitation":"(Smith et al., 2004)","noteIndex":0},"citationItems":[{"id":73,"uris":["http://zotero.org/users/local/aIwQiqko/items/Q5N5RBLQ"],"itemData":{"id":73,"type":"article-journal","container-title":"NeuroImage","DOI":"10.1016/j.neuroimage.2004.07.051","ISSN":"1053-8119","language":"en","license":"https://www.elsevier.com/tdm/userlicense/1.0/","note":"publisher: Elsevier BV","page":"S208-S219","source":"Crossref","title":"Advances in functional and structural MR image analysis and implementation as FSL","volume":"23","author":[{"family":"Smith","given":"Stephen M."},{"family":"Jenkinson","given":"Mark"},{"family":"Woolrich","given":"Mark W."},{"family":"Beckmann","given":"Christian F."},{"family":"Behrens","given":"Timothy E.J."},{"family":"Johansen-Berg","given":"Heidi"},{"family":"Bannister","given":"Peter R."},{"family":"De Luca","given":"Marilena"},{"family":"Drobnjak","given":"Ivana"},{"family":"Flitney","given":"David E."},{"family":"Niazy","given":"Rami K."},{"family":"Saunders","given":"James"},{"family":"Vickers","given":"John"},{"family":"Zhang","given":"Yongyue"},{"family":"De Stefano","given":"Nicola"},{"family":"Brady","given":"J. Michael"},{"family":"Matthews","given":"Paul M."}],"issued":{"date-parts":[["2004",1]]}}}],"schema":"https://github.com/citation-style-language/schema/raw/master/csl-citation.json"} </w:instrText>
      </w:r>
      <w:r w:rsidR="009B2D09">
        <w:rPr>
          <w:rFonts w:ascii="Arial" w:eastAsia="Arial Unicode MS" w:hAnsi="Arial" w:cs="Arial"/>
        </w:rPr>
        <w:fldChar w:fldCharType="separate"/>
      </w:r>
      <w:r w:rsidR="009B2D09">
        <w:rPr>
          <w:rFonts w:ascii="Arial" w:eastAsia="Arial Unicode MS" w:hAnsi="Arial" w:cs="Arial"/>
          <w:noProof/>
        </w:rPr>
        <w:t>(Smith et al., 2004)</w:t>
      </w:r>
      <w:r w:rsidR="009B2D09">
        <w:rPr>
          <w:rFonts w:ascii="Arial" w:eastAsia="Arial Unicode MS" w:hAnsi="Arial" w:cs="Arial"/>
        </w:rPr>
        <w:fldChar w:fldCharType="end"/>
      </w:r>
      <w:r w:rsidRPr="0070414C">
        <w:rPr>
          <w:rFonts w:ascii="Arial" w:eastAsia="Arial Unicode MS" w:hAnsi="Arial" w:cs="Arial"/>
        </w:rPr>
        <w:t xml:space="preserve">. Coregistration outputs were visually inspected to confirm accurate alignment. Volumes were then spatially smoothed with a 4 mm full-width at half maximum Gaussian kernel to minimize anatomical variability between individuals, high-pass filtered to retain frequencies with periods ≤ 90 s and converted to percent signal-change relative to each voxel’s mean across the entire task. </w:t>
      </w:r>
    </w:p>
    <w:p w14:paraId="2D4CF1C9" w14:textId="52903F05" w:rsidR="00B25511" w:rsidRPr="00523EE8" w:rsidRDefault="00000000" w:rsidP="0070414C">
      <w:pPr>
        <w:spacing w:line="480" w:lineRule="auto"/>
        <w:ind w:firstLine="720"/>
        <w:rPr>
          <w:rFonts w:ascii="Arial" w:eastAsia="Arial" w:hAnsi="Arial" w:cs="Arial"/>
        </w:rPr>
      </w:pPr>
      <w:r w:rsidRPr="00523EE8">
        <w:rPr>
          <w:rFonts w:ascii="Arial" w:eastAsia="Arial" w:hAnsi="Arial" w:cs="Arial"/>
        </w:rPr>
        <w:t xml:space="preserve">Volume Of Interest (VOI) analyses targeted bilateral Nucleus Accumbens (NAcc), Anterior Insula (AIns), and Medial Prefrontal Cortex (MPFC) coordinates </w:t>
      </w:r>
      <w:r w:rsidR="00531E13">
        <w:rPr>
          <w:rFonts w:ascii="Arial" w:eastAsia="Arial" w:hAnsi="Arial" w:cs="Arial"/>
        </w:rPr>
        <w:t>specified by</w:t>
      </w:r>
      <w:r w:rsidRPr="00523EE8">
        <w:rPr>
          <w:rFonts w:ascii="Arial" w:eastAsia="Arial" w:hAnsi="Arial" w:cs="Arial"/>
        </w:rPr>
        <w:t xml:space="preserve"> the Affect–Integration–Motivation (AIM) framework and prior neuroforecasting research</w:t>
      </w:r>
      <w:r w:rsidR="009B2D09">
        <w:rPr>
          <w:rFonts w:ascii="Arial" w:eastAsia="Arial" w:hAnsi="Arial" w:cs="Arial"/>
        </w:rPr>
        <w:t xml:space="preserve"> </w:t>
      </w:r>
      <w:r w:rsidR="009B2D09">
        <w:rPr>
          <w:rFonts w:ascii="Arial" w:eastAsia="Arial" w:hAnsi="Arial" w:cs="Arial"/>
        </w:rPr>
        <w:lastRenderedPageBreak/>
        <w:fldChar w:fldCharType="begin"/>
      </w:r>
      <w:r w:rsidR="009B2D09">
        <w:rPr>
          <w:rFonts w:ascii="Arial" w:eastAsia="Arial" w:hAnsi="Arial" w:cs="Arial"/>
        </w:rPr>
        <w:instrText xml:space="preserve"> ADDIN ZOTERO_ITEM CSL_CITATION {"citationID":"n8VYdZVS","properties":{"formattedCitation":"(Samanez-Larkin &amp; Knutson, 2015)","plainCitation":"(Samanez-Larkin &amp; Knutson, 2015)","noteIndex":0},"citationItems":[{"id":37,"uris":["http://zotero.org/users/local/aIwQiqko/items/2C4K2VE5"],"itemData":{"id":37,"type":"article-journal","abstract":"As the global population ages, older decision makers will be required to take greater responsibility for their own physical, psychological and financial well-being. With this in mind, researchers have begun to examine the effects of ageing on decision making and associated neural circuits. A new ‘affect–integration–motivation’ (AIM) framework may help to clarify how affective and motivational circuits support decision making. Recent research has shed light on whether and how ageing influences these circuits, providing an interdisciplinary account of how ageing can alter decision making.","container-title":"Nature Reviews Neuroscience","DOI":"10.1038/nrn3917","ISSN":"1471-003X, 1471-0048","issue":"5","journalAbbreviation":"Nat Rev Neurosci","language":"en","license":"http://www.springer.com/tdm","note":"publisher: Springer Science and Business Media LLC","page":"278-289","source":"Crossref","title":"Decision making in the ageing brain: changes in affective and motivational circuits","title-short":"Decision making in the ageing brain","volume":"16","author":[{"family":"Samanez-Larkin","given":"Gregory R."},{"family":"Knutson","given":"Brian"}],"issued":{"date-parts":[["2015",5]]}}}],"schema":"https://github.com/citation-style-language/schema/raw/master/csl-citation.json"} </w:instrText>
      </w:r>
      <w:r w:rsidR="009B2D09">
        <w:rPr>
          <w:rFonts w:ascii="Arial" w:eastAsia="Arial" w:hAnsi="Arial" w:cs="Arial"/>
        </w:rPr>
        <w:fldChar w:fldCharType="separate"/>
      </w:r>
      <w:r w:rsidR="009B2D09">
        <w:rPr>
          <w:rFonts w:ascii="Arial" w:eastAsia="Arial" w:hAnsi="Arial" w:cs="Arial"/>
          <w:noProof/>
        </w:rPr>
        <w:t>(Samanez-Larkin &amp; Knutson, 2015)</w:t>
      </w:r>
      <w:r w:rsidR="009B2D09">
        <w:rPr>
          <w:rFonts w:ascii="Arial" w:eastAsia="Arial" w:hAnsi="Arial" w:cs="Arial"/>
        </w:rPr>
        <w:fldChar w:fldCharType="end"/>
      </w:r>
      <w:r w:rsidRPr="0070414C">
        <w:rPr>
          <w:rFonts w:ascii="Arial" w:eastAsia="Arial Unicode MS" w:hAnsi="Arial" w:cs="Arial"/>
        </w:rPr>
        <w:t>. Specifically, spherical VOIs (8 mm diameter) were centered on</w:t>
      </w:r>
      <w:r w:rsidR="00523EE8" w:rsidRPr="0070414C">
        <w:rPr>
          <w:rFonts w:ascii="Arial" w:eastAsia="Arial Unicode MS" w:hAnsi="Arial" w:cs="Arial"/>
        </w:rPr>
        <w:t xml:space="preserve"> </w:t>
      </w:r>
      <w:r w:rsidRPr="0070414C">
        <w:rPr>
          <w:rFonts w:ascii="Arial" w:eastAsia="Arial Unicode MS" w:hAnsi="Arial" w:cs="Arial"/>
        </w:rPr>
        <w:t>peak value-processing foci for each structure (NAcc: [MNI: x=±12, y=12, z=–7], AIns: [MNI: x=±37, y=−18, z=−5], MPFC: [MNI: x=±6, y=49, z=–8]). Percent signal-change time series were extracted from each VOI and lagged by 4 s to accommodate for a hemodynamic delay to peak response. For each VOI, voxel-wise activity was averaged within each volume and across hemispheres to generate bilateral activity time series. Volumes with values exceeding ±3 SD from the VOI’s mean were classified as outliers and excluded from analyses.</w:t>
      </w:r>
    </w:p>
    <w:p w14:paraId="7BE48016" w14:textId="27D2E794" w:rsidR="00B25511" w:rsidRDefault="00000000">
      <w:pPr>
        <w:spacing w:line="568" w:lineRule="auto"/>
        <w:rPr>
          <w:rFonts w:ascii="Arial" w:eastAsia="Arial" w:hAnsi="Arial" w:cs="Arial"/>
        </w:rPr>
      </w:pPr>
      <w:r>
        <w:rPr>
          <w:rFonts w:ascii="Arial" w:eastAsia="Arial" w:hAnsi="Arial" w:cs="Arial"/>
        </w:rPr>
        <w:t xml:space="preserve">            Whole-brain verification analyses were conducted in AFNI using voxel-wise multiple regression using functional data normalized to the MNI-152 template. Each individual’s design matrix contained eleven nuisance regressors including six rigid-body motion parameters, two physiological noise estimates derived from cerebrospinal fluid and white-matter masks</w:t>
      </w:r>
      <w:r w:rsidR="00E25D07">
        <w:rPr>
          <w:rFonts w:ascii="Arial" w:eastAsia="Arial" w:hAnsi="Arial" w:cs="Arial"/>
        </w:rPr>
        <w:t xml:space="preserve"> </w:t>
      </w:r>
      <w:r w:rsidR="00E25D07">
        <w:rPr>
          <w:rFonts w:ascii="Arial" w:eastAsia="Arial" w:hAnsi="Arial" w:cs="Arial"/>
        </w:rPr>
        <w:fldChar w:fldCharType="begin"/>
      </w:r>
      <w:r w:rsidR="00E25D07">
        <w:rPr>
          <w:rFonts w:ascii="Arial" w:eastAsia="Arial" w:hAnsi="Arial" w:cs="Arial"/>
        </w:rPr>
        <w:instrText xml:space="preserve"> ADDIN ZOTERO_ITEM CSL_CITATION {"citationID":"byPM3BFy","properties":{"formattedCitation":"(Chang &amp; Glover, 2009)","plainCitation":"(Chang &amp; Glover, 2009)","noteIndex":0},"citationItems":[{"id":69,"uris":["http://zotero.org/users/local/aIwQiqko/items/3H9UMBLI"],"itemData":{"id":69,"type":"article-journal","abstract":"Previous studies have reported that the spontaneous, resting-state time course of the default-mode network is negatively correlated with that of the “task-positive network”, a collection of regions commonly recruited in demanding cognitive tasks. However, all studies of negative correlations between the default-mode and task-positive networks have employed some form of normalization or regression of the whole-brain average signal (“global signal”); these processing steps alter the time series of voxels in an uninterpretable manner as well as introduce spurious negative correlations. Thus, the extent of negative correlations with the default mode network without global signal removal has not been well characterized, and it is has recently been hypothesized that the apparent negative correlations in many of the task-positive regions could be artifactually induced by global signal pre-processing. The present study aimed to examine negative and positive correlations with the default-mode network when model-based corrections for respiratory and cardiac noise are applied in lieu of global signal removal. Physiological noise correction consisted of (1) removal of time-locked cardiac and respiratory artifacts using RETROICOR (Glover et al., 2000), and (2) removal of low-frequency respiratory and heart rate variations by convolving these waveforms with pre-determined transfer functions (Birn et al., 2008; Chang et al., 2009) and projecting the resulting two signals out of the data. It is demonstrated that negative correlations between the default-mode network and regions of the task-positive network are present in the majority of individual subjects both with and without physiological noise correction. Physiological noise correction increased the spatial extent and magnitude of negative correlations, yielding negative correlations within task-positive regions at the group level (p&lt;0.05, uncorrected; no regions at the group level were significant at FDR=0.05). Furthermore, physiological noise correction caused region-specific decreases in positive correlations within the default-mode network, reducing apparent false positives. It was observed that the low-frequency respiratory volume and cardiac rate regressors used within the physiological noise correction algorithm displayed significant (but not total) shared variance with the global signal, and constitute a modelbased alternative to correcting for non-neural global noise.","container-title":"NeuroImage","DOI":"10.1016/j.neuroimage.2009.05.012","ISSN":"1053-8119","issue":"4","language":"en","license":"https://www.elsevier.com/tdm/userlicense/1.0/","note":"publisher: Elsevier BV","page":"1448-1459","source":"Crossref","title":"Effects of model-based physiological noise correction on default mode network anti-correlations and correlations","volume":"47","author":[{"family":"Chang","given":"Catie"},{"family":"Glover","given":"Gary H."}],"issued":{"date-parts":[["2009",10]]}}}],"schema":"https://github.com/citation-style-language/schema/raw/master/csl-citation.json"} </w:instrText>
      </w:r>
      <w:r w:rsidR="00E25D07">
        <w:rPr>
          <w:rFonts w:ascii="Arial" w:eastAsia="Arial" w:hAnsi="Arial" w:cs="Arial"/>
        </w:rPr>
        <w:fldChar w:fldCharType="separate"/>
      </w:r>
      <w:r w:rsidR="00E25D07">
        <w:rPr>
          <w:rFonts w:ascii="Arial" w:eastAsia="Arial" w:hAnsi="Arial" w:cs="Arial"/>
          <w:noProof/>
        </w:rPr>
        <w:t>(Chang &amp; Glover, 2009)</w:t>
      </w:r>
      <w:r w:rsidR="00E25D07">
        <w:rPr>
          <w:rFonts w:ascii="Arial" w:eastAsia="Arial" w:hAnsi="Arial" w:cs="Arial"/>
        </w:rPr>
        <w:fldChar w:fldCharType="end"/>
      </w:r>
      <w:r>
        <w:rPr>
          <w:rFonts w:ascii="Arial" w:eastAsia="Arial" w:hAnsi="Arial" w:cs="Arial"/>
        </w:rPr>
        <w:t xml:space="preserve">, and four indicator functions </w:t>
      </w:r>
      <w:r w:rsidR="00BB3DB6">
        <w:rPr>
          <w:rFonts w:ascii="Arial" w:eastAsia="Arial" w:hAnsi="Arial" w:cs="Arial"/>
        </w:rPr>
        <w:t xml:space="preserve">marking </w:t>
      </w:r>
      <w:r>
        <w:rPr>
          <w:rFonts w:ascii="Arial" w:eastAsia="Arial" w:hAnsi="Arial" w:cs="Arial"/>
        </w:rPr>
        <w:t>each trial phase (i.e., vehicle presentation, powertrain presentation, and the two rating prompts). To isolate task-related activity, orthogonal regressors of interest generated created for two sets of contrasts. The individual choice prediction regressor contrasted trials in which participants subsequently expressed interest in knowing more about the vehicle or not as well as interest in purchasing the vehicle or not. The second aggregate forecast regressor took a continuous parametric form representing the raw aggregate-market slope for each vehicle (formula described below). All task regressors were convolved with a single gamma hemodynamic response function</w:t>
      </w:r>
      <w:r w:rsidR="001E7BD3">
        <w:rPr>
          <w:rFonts w:ascii="Arial" w:eastAsia="Arial" w:hAnsi="Arial" w:cs="Arial"/>
        </w:rPr>
        <w:t xml:space="preserve"> </w:t>
      </w:r>
      <w:r w:rsidR="00E25D07">
        <w:rPr>
          <w:rFonts w:ascii="Arial" w:eastAsia="Arial" w:hAnsi="Arial" w:cs="Arial"/>
        </w:rPr>
        <w:fldChar w:fldCharType="begin"/>
      </w:r>
      <w:r w:rsidR="00E25D07">
        <w:rPr>
          <w:rFonts w:ascii="Arial" w:eastAsia="Arial" w:hAnsi="Arial" w:cs="Arial"/>
        </w:rPr>
        <w:instrText xml:space="preserve"> ADDIN ZOTERO_ITEM CSL_CITATION {"citationID":"ZC12aLiO","properties":{"formattedCitation":"(Cohen, 1997, p. 199)","plainCitation":"(Cohen, 1997, p. 199)","noteIndex":0},"citationItems":[{"id":67,"uris":["http://zotero.org/users/local/aIwQiqko/items/MQ7GVR2N"],"itemData":{"id":67,"type":"article-journal","container-title":"NeuroImage","DOI":"10.1006/nimg.1997.0278","ISSN":"1053-8119","issue":"2","language":"en","license":"https://www.elsevier.com/tdm/userlicense/1.0/","note":"publisher: Elsevier BV","page":"93-103","source":"Crossref","title":"Parametric Analysis of fMRI Data Using Linear Systems Methods","volume":"6","author":[{"family":"Cohen","given":"Mark S."}],"issued":{"date-parts":[["1997",8]]}},"locator":"199"}],"schema":"https://github.com/citation-style-language/schema/raw/master/csl-citation.json"} </w:instrText>
      </w:r>
      <w:r w:rsidR="00E25D07">
        <w:rPr>
          <w:rFonts w:ascii="Arial" w:eastAsia="Arial" w:hAnsi="Arial" w:cs="Arial"/>
        </w:rPr>
        <w:fldChar w:fldCharType="separate"/>
      </w:r>
      <w:r w:rsidR="00E25D07">
        <w:rPr>
          <w:rFonts w:ascii="Arial" w:eastAsia="Arial" w:hAnsi="Arial" w:cs="Arial"/>
          <w:noProof/>
        </w:rPr>
        <w:t>(Cohen, 1997, p. 199)</w:t>
      </w:r>
      <w:r w:rsidR="00E25D07">
        <w:rPr>
          <w:rFonts w:ascii="Arial" w:eastAsia="Arial" w:hAnsi="Arial" w:cs="Arial"/>
        </w:rPr>
        <w:fldChar w:fldCharType="end"/>
      </w:r>
      <w:r>
        <w:rPr>
          <w:rFonts w:ascii="Arial" w:eastAsia="Arial" w:hAnsi="Arial" w:cs="Arial"/>
        </w:rPr>
        <w:t xml:space="preserve">. </w:t>
      </w:r>
      <w:r>
        <w:rPr>
          <w:rFonts w:ascii="Arial" w:eastAsia="Arial" w:hAnsi="Arial" w:cs="Arial"/>
        </w:rPr>
        <w:lastRenderedPageBreak/>
        <w:t xml:space="preserve">Individual-level contrast and parametric coefficients for each regressor were converted to Z-scores. Group statistical maps were then clustered with at least 4 contiguous 3-mm cubic voxels and thresholded </w:t>
      </w:r>
      <w:r w:rsidR="006C3B59">
        <w:rPr>
          <w:rFonts w:ascii="Arial" w:eastAsia="Arial" w:hAnsi="Arial" w:cs="Arial"/>
        </w:rPr>
        <w:t>(</w:t>
      </w:r>
      <w:r>
        <w:rPr>
          <w:rFonts w:ascii="Arial" w:eastAsia="Arial" w:hAnsi="Arial" w:cs="Arial"/>
        </w:rPr>
        <w:t>voxel-wise at p&lt;0.0</w:t>
      </w:r>
      <w:r w:rsidR="009B3EC5">
        <w:rPr>
          <w:rFonts w:ascii="Arial" w:eastAsia="Arial" w:hAnsi="Arial" w:cs="Arial" w:hint="eastAsia"/>
          <w:lang w:eastAsia="zh-CN"/>
        </w:rPr>
        <w:t>5 fo</w:t>
      </w:r>
      <w:r w:rsidR="009B3EC5">
        <w:rPr>
          <w:rFonts w:ascii="Arial" w:eastAsia="Arial" w:hAnsi="Arial" w:cs="Arial"/>
          <w:lang w:eastAsia="zh-CN"/>
        </w:rPr>
        <w:t xml:space="preserve">r </w:t>
      </w:r>
      <w:r w:rsidR="000D59E7">
        <w:rPr>
          <w:rFonts w:ascii="Arial" w:eastAsia="Arial" w:hAnsi="Arial" w:cs="Arial"/>
          <w:lang w:eastAsia="zh-CN"/>
        </w:rPr>
        <w:t xml:space="preserve">the 2022 </w:t>
      </w:r>
      <w:r w:rsidR="009B3EC5">
        <w:rPr>
          <w:rFonts w:ascii="Arial" w:eastAsia="Arial" w:hAnsi="Arial" w:cs="Arial"/>
          <w:lang w:eastAsia="zh-CN"/>
        </w:rPr>
        <w:t xml:space="preserve">sample, and p&lt;0.005 for </w:t>
      </w:r>
      <w:r w:rsidR="000D59E7">
        <w:rPr>
          <w:rFonts w:ascii="Arial" w:eastAsia="Arial" w:hAnsi="Arial" w:cs="Arial"/>
          <w:lang w:eastAsia="zh-CN"/>
        </w:rPr>
        <w:t xml:space="preserve">the 2023 </w:t>
      </w:r>
      <w:r w:rsidR="009B3EC5">
        <w:rPr>
          <w:rFonts w:ascii="Arial" w:eastAsia="Arial" w:hAnsi="Arial" w:cs="Arial"/>
          <w:lang w:eastAsia="zh-CN"/>
        </w:rPr>
        <w:t>sample</w:t>
      </w:r>
      <w:r>
        <w:rPr>
          <w:rFonts w:ascii="Arial" w:eastAsia="Arial" w:hAnsi="Arial" w:cs="Arial"/>
        </w:rPr>
        <w:t>, uncorrected for visualization</w:t>
      </w:r>
      <w:r w:rsidR="00426EBD">
        <w:rPr>
          <w:rFonts w:ascii="Arial" w:eastAsia="Arial" w:hAnsi="Arial" w:cs="Arial"/>
        </w:rPr>
        <w:t xml:space="preserve"> purposes</w:t>
      </w:r>
      <w:r w:rsidR="006C3B59">
        <w:rPr>
          <w:rFonts w:ascii="Arial" w:eastAsia="Arial" w:hAnsi="Arial" w:cs="Arial"/>
        </w:rPr>
        <w:t>)</w:t>
      </w:r>
      <w:r>
        <w:rPr>
          <w:rFonts w:ascii="Arial" w:eastAsia="Arial" w:hAnsi="Arial" w:cs="Arial"/>
        </w:rPr>
        <w:t>.</w:t>
      </w:r>
    </w:p>
    <w:p w14:paraId="0812C48E" w14:textId="5C6483E7" w:rsidR="00B25511" w:rsidRDefault="00B25511">
      <w:pPr>
        <w:spacing w:line="523" w:lineRule="auto"/>
        <w:rPr>
          <w:rFonts w:ascii="Arial" w:eastAsia="Arial" w:hAnsi="Arial" w:cs="Arial"/>
        </w:rPr>
      </w:pPr>
    </w:p>
    <w:p w14:paraId="530B391A" w14:textId="0EF55307" w:rsidR="00B25511" w:rsidRDefault="00000000">
      <w:pPr>
        <w:pBdr>
          <w:top w:val="nil"/>
          <w:left w:val="nil"/>
          <w:bottom w:val="nil"/>
          <w:right w:val="nil"/>
          <w:between w:val="nil"/>
        </w:pBdr>
        <w:spacing w:line="523" w:lineRule="auto"/>
        <w:rPr>
          <w:rFonts w:ascii="Arial" w:eastAsia="Arial" w:hAnsi="Arial" w:cs="Arial"/>
        </w:rPr>
      </w:pPr>
      <w:r>
        <w:rPr>
          <w:rFonts w:ascii="Arial" w:eastAsia="Arial" w:hAnsi="Arial" w:cs="Arial"/>
          <w:i/>
        </w:rPr>
        <w:t xml:space="preserve"> Predicting individual choice</w:t>
      </w:r>
      <w:r>
        <w:rPr>
          <w:rFonts w:ascii="Arial" w:eastAsia="Arial" w:hAnsi="Arial" w:cs="Arial"/>
        </w:rPr>
        <w:t xml:space="preserve">: During scanning, individuals rated their desire to know more about and to purchase each vehicle (using four spatially counterbalanced verbal options: “strongly interested,” “moderately interested,” “slightly interested,” and “not at all interested”).  For </w:t>
      </w:r>
      <w:r w:rsidR="00426E01">
        <w:rPr>
          <w:rFonts w:ascii="Arial" w:eastAsia="Arial" w:hAnsi="Arial" w:cs="Arial"/>
        </w:rPr>
        <w:t xml:space="preserve">prediction </w:t>
      </w:r>
      <w:r>
        <w:rPr>
          <w:rFonts w:ascii="Arial" w:eastAsia="Arial" w:hAnsi="Arial" w:cs="Arial"/>
        </w:rPr>
        <w:t>analys</w:t>
      </w:r>
      <w:r w:rsidR="009C3136">
        <w:rPr>
          <w:rFonts w:ascii="Arial" w:eastAsia="Arial" w:hAnsi="Arial" w:cs="Arial"/>
        </w:rPr>
        <w:t>e</w:t>
      </w:r>
      <w:r>
        <w:rPr>
          <w:rFonts w:ascii="Arial" w:eastAsia="Arial" w:hAnsi="Arial" w:cs="Arial"/>
        </w:rPr>
        <w:t xml:space="preserve">s, </w:t>
      </w:r>
      <w:r w:rsidR="00DF04EE">
        <w:rPr>
          <w:rFonts w:ascii="Arial" w:eastAsia="Arial" w:hAnsi="Arial" w:cs="Arial"/>
        </w:rPr>
        <w:t xml:space="preserve">these </w:t>
      </w:r>
      <w:r>
        <w:rPr>
          <w:rFonts w:ascii="Arial" w:eastAsia="Arial" w:hAnsi="Arial" w:cs="Arial"/>
        </w:rPr>
        <w:t>ratings were dichotomized, such that “strongly” and “moderately” interested were coded as “Yes” (interested), whereas “slightly” and “not at all” interested were coded as “No” (not interested). Trial-level predictors included stimulus attributes—powertrain (</w:t>
      </w:r>
      <w:r w:rsidR="00FC2F05">
        <w:rPr>
          <w:rFonts w:ascii="Arial" w:eastAsia="Arial" w:hAnsi="Arial" w:cs="Arial"/>
        </w:rPr>
        <w:t xml:space="preserve">electric </w:t>
      </w:r>
      <w:r>
        <w:rPr>
          <w:rFonts w:ascii="Arial" w:eastAsia="Arial" w:hAnsi="Arial" w:cs="Arial"/>
        </w:rPr>
        <w:t xml:space="preserve">vs. </w:t>
      </w:r>
      <w:r w:rsidR="00FC2F05">
        <w:rPr>
          <w:rFonts w:ascii="Arial" w:eastAsia="Arial" w:hAnsi="Arial" w:cs="Arial"/>
        </w:rPr>
        <w:t>gas</w:t>
      </w:r>
      <w:r>
        <w:rPr>
          <w:rFonts w:ascii="Arial" w:eastAsia="Arial" w:hAnsi="Arial" w:cs="Arial"/>
        </w:rPr>
        <w:t>) and body color (black vs. white), and FMRI activity extracted from the AIM Framework VOIs. Activity time series were extracted from each VOI and shifted by 4 s to accommodate for a hemodynamic lag. Hierarchical mixed-effects logistic regression models with random intercepts for individuals were estimated as (i) a car model (</w:t>
      </w:r>
      <w:r>
        <w:rPr>
          <w:rFonts w:ascii="Arial" w:eastAsia="Arial" w:hAnsi="Arial" w:cs="Arial"/>
          <w:i/>
        </w:rPr>
        <w:t>Interest</w:t>
      </w:r>
      <w:r>
        <w:rPr>
          <w:rFonts w:ascii="Arial" w:eastAsia="Arial" w:hAnsi="Arial" w:cs="Arial"/>
        </w:rPr>
        <w:t xml:space="preserve"> ~ Powertrain + Color + (1|Participant)), (ii) a brain model (</w:t>
      </w:r>
      <w:r>
        <w:rPr>
          <w:rFonts w:ascii="Arial" w:eastAsia="Arial" w:hAnsi="Arial" w:cs="Arial"/>
          <w:i/>
        </w:rPr>
        <w:t>Interest</w:t>
      </w:r>
      <w:r>
        <w:rPr>
          <w:rFonts w:ascii="Arial" w:eastAsia="Arial" w:hAnsi="Arial" w:cs="Arial"/>
        </w:rPr>
        <w:t xml:space="preserve"> ~ NAcc + MPFC + AIns + (1|Participant)), and (iii) a combined model that containing both sets of predictors (</w:t>
      </w:r>
      <w:r>
        <w:rPr>
          <w:rFonts w:ascii="Arial" w:eastAsia="Arial" w:hAnsi="Arial" w:cs="Arial"/>
          <w:i/>
        </w:rPr>
        <w:t>Interest</w:t>
      </w:r>
      <w:r>
        <w:rPr>
          <w:rFonts w:ascii="Arial" w:eastAsia="Arial" w:hAnsi="Arial" w:cs="Arial"/>
        </w:rPr>
        <w:t xml:space="preserve"> ~ Powertrain + Color + NAcc + MPFC + AIns + (1|Participant)). Each model tested whether its terms could predict trial-by-trial binary individual choices to “know more about” or “purchase” a vehicle </w:t>
      </w:r>
      <w:r w:rsidR="001E7BD3">
        <w:rPr>
          <w:rFonts w:ascii="Arial" w:eastAsia="Arial" w:hAnsi="Arial" w:cs="Arial"/>
        </w:rPr>
        <w:fldChar w:fldCharType="begin"/>
      </w:r>
      <w:r w:rsidR="001E7BD3">
        <w:rPr>
          <w:rFonts w:ascii="Arial" w:eastAsia="Arial" w:hAnsi="Arial" w:cs="Arial"/>
        </w:rPr>
        <w:instrText xml:space="preserve"> ADDIN ZOTERO_ITEM CSL_CITATION {"citationID":"7THcz0Pf","properties":{"formattedCitation":"(Knutson et al., 2007)","plainCitation":"(Knutson et al., 2007)","noteIndex":0},"citationItems":[{"id":53,"uris":["http://zotero.org/users/local/aIwQiqko/items/FRCH3DBU"],"itemData":{"id":53,"type":"article-journal","abstract":"Microeconomic theory maintains that purchases are driven by a combination of consumer preference and price. Using eventrelated fMRI, we investigated how people weigh these factors to make purchasing decisions. Consistent with neuroimaging evidence suggesting that distinct circuits anticipate gain and loss, product preference activated the nucleus accumbens (NAcc), while excessive prices activated the insula and deactivated the mesial prefrontal cortex (MPFC) prior to the purchase decision. Activity from each of these regions independently predicted immediately subsequent purchases above and beyond selfreport variables. These ﬁndings suggest that activation of distinct neural circuits related to anticipatory affect precedes and supports consumers’ purchasing decisions.","container-title":"Neuron","DOI":"10.1016/j.neuron.2006.11.010","ISSN":"0896-6273","issue":"1","language":"en","license":"https://www.elsevier.com/tdm/userlicense/1.0/","note":"publisher: Elsevier BV","page":"147-156","source":"Crossref","title":"Neural Predictors of Purchases","volume":"53","author":[{"family":"Knutson","given":"Brian"},{"family":"Rick","given":"Scott"},{"family":"Wimmer","given":"G. Elliott"},{"family":"Prelec","given":"Drazen"},{"family":"Loewenstein","given":"George"}],"issued":{"date-parts":[["2007",1]]}}}],"schema":"https://github.com/citation-style-language/schema/raw/master/csl-citation.json"} </w:instrText>
      </w:r>
      <w:r w:rsidR="001E7BD3">
        <w:rPr>
          <w:rFonts w:ascii="Arial" w:eastAsia="Arial" w:hAnsi="Arial" w:cs="Arial"/>
        </w:rPr>
        <w:fldChar w:fldCharType="separate"/>
      </w:r>
      <w:r w:rsidR="001E7BD3">
        <w:rPr>
          <w:rFonts w:ascii="Arial" w:eastAsia="Arial" w:hAnsi="Arial" w:cs="Arial"/>
          <w:noProof/>
        </w:rPr>
        <w:t>(Knutson et al., 2007)</w:t>
      </w:r>
      <w:r w:rsidR="001E7BD3">
        <w:rPr>
          <w:rFonts w:ascii="Arial" w:eastAsia="Arial" w:hAnsi="Arial" w:cs="Arial"/>
        </w:rPr>
        <w:fldChar w:fldCharType="end"/>
      </w:r>
      <w:r>
        <w:rPr>
          <w:rFonts w:ascii="Arial" w:eastAsia="Arial" w:hAnsi="Arial" w:cs="Arial"/>
        </w:rPr>
        <w:t>.</w:t>
      </w:r>
    </w:p>
    <w:p w14:paraId="709A7927" w14:textId="0B8A28EC" w:rsidR="00B25511" w:rsidRDefault="00000000">
      <w:pPr>
        <w:pBdr>
          <w:top w:val="nil"/>
          <w:left w:val="nil"/>
          <w:bottom w:val="nil"/>
          <w:right w:val="nil"/>
          <w:between w:val="nil"/>
        </w:pBdr>
        <w:spacing w:line="523" w:lineRule="auto"/>
        <w:ind w:firstLine="720"/>
        <w:rPr>
          <w:rFonts w:ascii="Arial" w:eastAsia="Arial" w:hAnsi="Arial" w:cs="Arial"/>
        </w:rPr>
      </w:pPr>
      <w:r>
        <w:rPr>
          <w:rFonts w:ascii="Arial" w:eastAsia="Arial" w:hAnsi="Arial" w:cs="Arial"/>
        </w:rPr>
        <w:lastRenderedPageBreak/>
        <w:t>To classify individual choices, trial-level data were randomly divided into training (80%) and testing (20%) data</w:t>
      </w:r>
      <w:r w:rsidR="000A0E80">
        <w:rPr>
          <w:rFonts w:ascii="Arial" w:eastAsia="Arial" w:hAnsi="Arial" w:cs="Arial"/>
        </w:rPr>
        <w:t>sets</w:t>
      </w:r>
      <w:r>
        <w:rPr>
          <w:rFonts w:ascii="Arial" w:eastAsia="Arial" w:hAnsi="Arial" w:cs="Arial"/>
        </w:rPr>
        <w:t>. Within the training data</w:t>
      </w:r>
      <w:r w:rsidR="003273D0">
        <w:rPr>
          <w:rFonts w:ascii="Arial" w:eastAsia="Arial" w:hAnsi="Arial" w:cs="Arial"/>
        </w:rPr>
        <w:t>set</w:t>
      </w:r>
      <w:r>
        <w:rPr>
          <w:rFonts w:ascii="Arial" w:eastAsia="Arial" w:hAnsi="Arial" w:cs="Arial"/>
        </w:rPr>
        <w:t>, each individual’s desire to know more (i.e., their choice of “Yes” vs “No”) was downsampled into even folds (i.e., 50%). Logistic regression classifiers were implemented with the caret package in R</w:t>
      </w:r>
      <w:r w:rsidR="001E7BD3">
        <w:rPr>
          <w:rFonts w:ascii="Arial" w:eastAsia="Arial" w:hAnsi="Arial" w:cs="Arial"/>
        </w:rPr>
        <w:t xml:space="preserve"> </w:t>
      </w:r>
      <w:r w:rsidR="001E7BD3">
        <w:rPr>
          <w:rFonts w:ascii="Arial" w:eastAsia="Arial" w:hAnsi="Arial" w:cs="Arial"/>
        </w:rPr>
        <w:fldChar w:fldCharType="begin"/>
      </w:r>
      <w:r w:rsidR="001E7BD3">
        <w:rPr>
          <w:rFonts w:ascii="Arial" w:eastAsia="Arial" w:hAnsi="Arial" w:cs="Arial"/>
        </w:rPr>
        <w:instrText xml:space="preserve"> ADDIN ZOTERO_ITEM CSL_CITATION {"citationID":"5KZUNDvR","properties":{"formattedCitation":"(Kuhn, 2008)","plainCitation":"(Kuhn, 2008)","noteIndex":0},"citationItems":[{"id":63,"uris":["http://zotero.org/users/local/aIwQiqko/items/ATYMYQ38"],"itemData":{"id":63,"type":"article-journal","abstract":"The caret package, short for classiﬁcation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beneﬁts of parallel processing with several types of models.","container-title":"Journal of Statistical Software","DOI":"10.18637/jss.v028.i05","ISSN":"1548-7660","issue":"5","journalAbbreviation":"J. Stat. Soft.","language":"en","note":"publisher: Foundation for Open Access Statistic","source":"Crossref","title":"Building Predictive Models in&lt;i&gt;R&lt;/i&gt;Using the&lt;b&gt;caret&lt;/b&gt;Package","URL":"http://www.jstatsoft.org/v28/i05/","volume":"28","author":[{"family":"Kuhn","given":"Max"}],"accessed":{"date-parts":[["2025",7,21]]},"issued":{"date-parts":[["2008"]]}}}],"schema":"https://github.com/citation-style-language/schema/raw/master/csl-citation.json"} </w:instrText>
      </w:r>
      <w:r w:rsidR="001E7BD3">
        <w:rPr>
          <w:rFonts w:ascii="Arial" w:eastAsia="Arial" w:hAnsi="Arial" w:cs="Arial"/>
        </w:rPr>
        <w:fldChar w:fldCharType="separate"/>
      </w:r>
      <w:r w:rsidR="001E7BD3">
        <w:rPr>
          <w:rFonts w:ascii="Arial" w:eastAsia="Arial" w:hAnsi="Arial" w:cs="Arial"/>
          <w:noProof/>
        </w:rPr>
        <w:t>(Kuhn, 2008)</w:t>
      </w:r>
      <w:r w:rsidR="001E7BD3">
        <w:rPr>
          <w:rFonts w:ascii="Arial" w:eastAsia="Arial" w:hAnsi="Arial" w:cs="Arial"/>
        </w:rPr>
        <w:fldChar w:fldCharType="end"/>
      </w:r>
      <w:r>
        <w:rPr>
          <w:rFonts w:ascii="Arial" w:eastAsia="Arial" w:hAnsi="Arial" w:cs="Arial"/>
        </w:rPr>
        <w:t>. Model selection and parameter tuning used repeated (three times) 10-fold cross-validation. Within each repeat, the training set was split into 10 folds, the model was fitted on 9 folds, and performance was assessed on the remaining fold, cycling through all folds and then repeating the entire procedure twice more. Optimi</w:t>
      </w:r>
      <w:r w:rsidR="009B2D09">
        <w:rPr>
          <w:rFonts w:ascii="Arial" w:eastAsia="Arial" w:hAnsi="Arial" w:cs="Arial"/>
        </w:rPr>
        <w:t>z</w:t>
      </w:r>
      <w:r>
        <w:rPr>
          <w:rFonts w:ascii="Arial" w:eastAsia="Arial" w:hAnsi="Arial" w:cs="Arial"/>
        </w:rPr>
        <w:t xml:space="preserve">ed </w:t>
      </w:r>
      <w:r w:rsidR="007C5CE3">
        <w:rPr>
          <w:rFonts w:ascii="Arial" w:eastAsia="Arial" w:hAnsi="Arial" w:cs="Arial"/>
        </w:rPr>
        <w:t>vehicle feature</w:t>
      </w:r>
      <w:r w:rsidR="009B2D09">
        <w:rPr>
          <w:rFonts w:ascii="Arial" w:eastAsia="Arial" w:hAnsi="Arial" w:cs="Arial"/>
        </w:rPr>
        <w:t>s</w:t>
      </w:r>
      <w:r>
        <w:rPr>
          <w:rFonts w:ascii="Arial" w:eastAsia="Arial" w:hAnsi="Arial" w:cs="Arial"/>
        </w:rPr>
        <w:t>, brain</w:t>
      </w:r>
      <w:r w:rsidR="007C5CE3">
        <w:rPr>
          <w:rFonts w:ascii="Arial" w:eastAsia="Arial" w:hAnsi="Arial" w:cs="Arial"/>
        </w:rPr>
        <w:t xml:space="preserve"> activity</w:t>
      </w:r>
      <w:r>
        <w:rPr>
          <w:rFonts w:ascii="Arial" w:eastAsia="Arial" w:hAnsi="Arial" w:cs="Arial"/>
        </w:rPr>
        <w:t xml:space="preserve">, and combined models were subsequently evaluated for generalization to the held out independent testing data. </w:t>
      </w:r>
    </w:p>
    <w:p w14:paraId="7126BDC8" w14:textId="77777777" w:rsidR="00B25511" w:rsidRDefault="00B25511">
      <w:pPr>
        <w:spacing w:line="480" w:lineRule="auto"/>
        <w:rPr>
          <w:rFonts w:ascii="Arial" w:eastAsia="Arial" w:hAnsi="Arial" w:cs="Arial"/>
        </w:rPr>
      </w:pPr>
    </w:p>
    <w:p w14:paraId="764BA228" w14:textId="1D53417A" w:rsidR="00B25511" w:rsidRDefault="00000000">
      <w:pPr>
        <w:spacing w:line="480" w:lineRule="auto"/>
      </w:pPr>
      <w:r>
        <w:rPr>
          <w:rFonts w:ascii="Arial" w:eastAsia="Arial" w:hAnsi="Arial" w:cs="Arial"/>
          <w:i/>
        </w:rPr>
        <w:t>Forecasting aggregate demand</w:t>
      </w:r>
      <w:r>
        <w:rPr>
          <w:rFonts w:ascii="Arial" w:eastAsia="Arial" w:hAnsi="Arial" w:cs="Arial"/>
        </w:rPr>
        <w:t xml:space="preserve">: Data describing units of each vehicle model sold during each quarter of years 2021, 2022, 2023, and 2024 were downloaded from a publicly available internet source (i.e., </w:t>
      </w:r>
      <w:hyperlink r:id="rId10">
        <w:r w:rsidR="00B25511">
          <w:rPr>
            <w:rFonts w:ascii="Arial" w:eastAsia="Arial" w:hAnsi="Arial" w:cs="Arial"/>
            <w:color w:val="1155CC"/>
            <w:u w:val="single"/>
          </w:rPr>
          <w:t>goodcarbadcar.com</w:t>
        </w:r>
      </w:hyperlink>
      <w:r>
        <w:rPr>
          <w:rFonts w:ascii="Arial" w:eastAsia="Arial" w:hAnsi="Arial" w:cs="Arial"/>
        </w:rPr>
        <w:t xml:space="preserve">; final accession date April 15, 2025), and subsequently validated with data acquired from a second source (i.e., </w:t>
      </w:r>
      <w:hyperlink r:id="rId11">
        <w:r w:rsidR="00B25511">
          <w:rPr>
            <w:rFonts w:ascii="Arial" w:eastAsia="Arial" w:hAnsi="Arial" w:cs="Arial"/>
            <w:color w:val="954F72"/>
            <w:u w:val="single"/>
          </w:rPr>
          <w:t>https://www.marklines.com</w:t>
        </w:r>
      </w:hyperlink>
      <w:r>
        <w:rPr>
          <w:rFonts w:ascii="Arial" w:eastAsia="Arial" w:hAnsi="Arial" w:cs="Arial"/>
        </w:rPr>
        <w:t xml:space="preserve">; final accession date May 20, 2025). Quarterly sales slopes derived from the two sources were strongly correlated across vehicle models, with a Pearson correlation coefficient of r=0.62 (p=0.002) for the 2022 sample and r=0.96 (p&lt;0.001) for the 2023 sample, </w:t>
      </w:r>
      <w:r w:rsidR="004D4F13">
        <w:rPr>
          <w:rFonts w:ascii="Arial" w:eastAsia="Arial" w:hAnsi="Arial" w:cs="Arial"/>
        </w:rPr>
        <w:t xml:space="preserve">suggesting </w:t>
      </w:r>
      <w:r>
        <w:rPr>
          <w:rFonts w:ascii="Arial" w:eastAsia="Arial" w:hAnsi="Arial" w:cs="Arial"/>
        </w:rPr>
        <w:t>convergent validity (Supplement</w:t>
      </w:r>
      <w:r w:rsidR="004B7800">
        <w:rPr>
          <w:rFonts w:ascii="Arial" w:eastAsia="Arial" w:hAnsi="Arial" w:cs="Arial"/>
        </w:rPr>
        <w:t>a</w:t>
      </w:r>
      <w:r w:rsidR="00AF1C87">
        <w:rPr>
          <w:rFonts w:ascii="Arial" w:eastAsia="Arial" w:hAnsi="Arial" w:cs="Arial"/>
        </w:rPr>
        <w:t>ry</w:t>
      </w:r>
      <w:r w:rsidR="004B7800">
        <w:rPr>
          <w:rFonts w:ascii="Arial" w:eastAsia="Arial" w:hAnsi="Arial" w:cs="Arial"/>
        </w:rPr>
        <w:t xml:space="preserve"> Figure</w:t>
      </w:r>
      <w:r>
        <w:rPr>
          <w:rFonts w:ascii="Arial" w:eastAsia="Arial" w:hAnsi="Arial" w:cs="Arial"/>
        </w:rPr>
        <w:t xml:space="preserve"> </w:t>
      </w:r>
      <w:r w:rsidR="00053AC3">
        <w:rPr>
          <w:rFonts w:ascii="Arial" w:eastAsia="Arial" w:hAnsi="Arial" w:cs="Arial"/>
        </w:rPr>
        <w:t>3</w:t>
      </w:r>
      <w:r>
        <w:rPr>
          <w:rFonts w:ascii="Arial" w:eastAsia="Arial" w:hAnsi="Arial" w:cs="Arial"/>
        </w:rPr>
        <w:t xml:space="preserve">). Two indices of aggregate market demand were derived for each model and year: (i) average demand, defined as the mean number of units sold across all four quarters, </w:t>
      </w:r>
      <w:r>
        <w:rPr>
          <w:rFonts w:ascii="Arial" w:eastAsia="Arial" w:hAnsi="Arial" w:cs="Arial"/>
        </w:rPr>
        <w:lastRenderedPageBreak/>
        <w:t>and (ii) demand slope, defined as the coefficient of time in a simple linear regression of quarterly sales on quarter number (Q = 1, 2, 3, 4):</w:t>
      </w:r>
    </w:p>
    <w:p w14:paraId="4E98C627" w14:textId="512010D6" w:rsidR="00B25511" w:rsidRDefault="00000000">
      <w:pPr>
        <w:spacing w:line="480" w:lineRule="auto"/>
        <w:jc w:val="center"/>
        <w:rPr>
          <w:sz w:val="26"/>
          <w:szCs w:val="26"/>
        </w:rPr>
      </w:pPr>
      <m:oMathPara>
        <m:oMath>
          <m:r>
            <w:rPr>
              <w:rFonts w:ascii="Cambria Math" w:hAnsi="Cambria Math"/>
              <w:sz w:val="26"/>
              <w:szCs w:val="26"/>
            </w:rPr>
            <m:t xml:space="preserve">slope = </m:t>
          </m:r>
          <m:sSub>
            <m:sSubPr>
              <m:ctrlPr>
                <w:rPr>
                  <w:rFonts w:ascii="Cambria Math" w:hAnsi="Cambria Math"/>
                  <w:sz w:val="26"/>
                  <w:szCs w:val="26"/>
                </w:rPr>
              </m:ctrlPr>
            </m:sSubPr>
            <m:e>
              <m:f>
                <m:fPr>
                  <m:ctrlPr>
                    <w:rPr>
                      <w:rFonts w:ascii="Cambria Math" w:hAnsi="Cambria Math"/>
                      <w:sz w:val="32"/>
                      <w:szCs w:val="32"/>
                    </w:rPr>
                  </m:ctrlPr>
                </m:fPr>
                <m:num>
                  <m:nary>
                    <m:naryPr>
                      <m:chr m:val="∑"/>
                      <m:limLoc m:val="undOvr"/>
                      <m:ctrlPr>
                        <w:rPr>
                          <w:rFonts w:ascii="Cambria Math" w:hAnsi="Cambria Math"/>
                          <w:i/>
                          <w:sz w:val="32"/>
                          <w:szCs w:val="32"/>
                        </w:rPr>
                      </m:ctrlPr>
                    </m:naryPr>
                    <m:sub>
                      <m:r>
                        <w:rPr>
                          <w:rFonts w:ascii="Cambria Math" w:hAnsi="Cambria Math"/>
                          <w:sz w:val="32"/>
                          <w:szCs w:val="32"/>
                        </w:rPr>
                        <m:t>i=1</m:t>
                      </m:r>
                    </m:sub>
                    <m:sup>
                      <m:r>
                        <w:rPr>
                          <w:rFonts w:ascii="Cambria Math" w:hAnsi="Cambria Math"/>
                          <w:sz w:val="32"/>
                          <w:szCs w:val="32"/>
                        </w:rPr>
                        <m:t>4</m:t>
                      </m:r>
                    </m:sup>
                    <m:e>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Q</m:t>
                          </m:r>
                        </m:e>
                        <m:sub>
                          <m:r>
                            <w:rPr>
                              <w:rFonts w:ascii="Cambria Math" w:hAnsi="Cambria Math"/>
                              <w:sz w:val="32"/>
                              <w:szCs w:val="32"/>
                            </w:rPr>
                            <m:t>i</m:t>
                          </m:r>
                        </m:sub>
                      </m:sSub>
                      <m:r>
                        <w:rPr>
                          <w:rFonts w:ascii="Cambria Math" w:hAnsi="Cambria Math"/>
                          <w:sz w:val="32"/>
                          <w:szCs w:val="32"/>
                        </w:rPr>
                        <m:t>-</m:t>
                      </m:r>
                      <m:acc>
                        <m:accPr>
                          <m:chr m:val="̄"/>
                          <m:ctrlPr>
                            <w:rPr>
                              <w:rFonts w:ascii="Cambria Math" w:hAnsi="Cambria Math"/>
                              <w:sz w:val="32"/>
                              <w:szCs w:val="32"/>
                            </w:rPr>
                          </m:ctrlPr>
                        </m:accPr>
                        <m:e>
                          <m:r>
                            <w:rPr>
                              <w:rFonts w:ascii="Cambria Math" w:hAnsi="Cambria Math"/>
                              <w:sz w:val="32"/>
                              <w:szCs w:val="32"/>
                            </w:rPr>
                            <m:t>Q</m:t>
                          </m:r>
                        </m:e>
                      </m:acc>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S</m:t>
                          </m:r>
                        </m:e>
                        <m:sub>
                          <m:r>
                            <w:rPr>
                              <w:rFonts w:ascii="Cambria Math" w:hAnsi="Cambria Math"/>
                              <w:sz w:val="32"/>
                              <w:szCs w:val="32"/>
                            </w:rPr>
                            <m:t>i</m:t>
                          </m:r>
                        </m:sub>
                      </m:sSub>
                      <m:r>
                        <w:rPr>
                          <w:rFonts w:ascii="Cambria Math" w:hAnsi="Cambria Math"/>
                          <w:sz w:val="32"/>
                          <w:szCs w:val="32"/>
                        </w:rPr>
                        <m:t>-</m:t>
                      </m:r>
                      <m:acc>
                        <m:accPr>
                          <m:chr m:val="̄"/>
                          <m:ctrlPr>
                            <w:rPr>
                              <w:rFonts w:ascii="Cambria Math" w:hAnsi="Cambria Math"/>
                              <w:sz w:val="32"/>
                              <w:szCs w:val="32"/>
                            </w:rPr>
                          </m:ctrlPr>
                        </m:accPr>
                        <m:e>
                          <m:r>
                            <w:rPr>
                              <w:rFonts w:ascii="Cambria Math" w:hAnsi="Cambria Math"/>
                              <w:sz w:val="32"/>
                              <w:szCs w:val="32"/>
                            </w:rPr>
                            <m:t>S</m:t>
                          </m:r>
                        </m:e>
                      </m:acc>
                      <m:r>
                        <w:rPr>
                          <w:rFonts w:ascii="Cambria Math" w:hAnsi="Cambria Math"/>
                          <w:sz w:val="32"/>
                          <w:szCs w:val="32"/>
                        </w:rPr>
                        <m:t>)</m:t>
                      </m:r>
                    </m:e>
                  </m:nary>
                </m:num>
                <m:den>
                  <m:nary>
                    <m:naryPr>
                      <m:chr m:val="∑"/>
                      <m:limLoc m:val="undOvr"/>
                      <m:ctrlPr>
                        <w:rPr>
                          <w:rFonts w:ascii="Cambria Math" w:hAnsi="Cambria Math"/>
                          <w:i/>
                          <w:sz w:val="32"/>
                          <w:szCs w:val="32"/>
                        </w:rPr>
                      </m:ctrlPr>
                    </m:naryPr>
                    <m:sub>
                      <m:r>
                        <w:rPr>
                          <w:rFonts w:ascii="Cambria Math" w:hAnsi="Cambria Math"/>
                          <w:sz w:val="32"/>
                          <w:szCs w:val="32"/>
                        </w:rPr>
                        <m:t>i=1</m:t>
                      </m:r>
                    </m:sub>
                    <m:sup>
                      <m:r>
                        <w:rPr>
                          <w:rFonts w:ascii="Cambria Math" w:hAnsi="Cambria Math"/>
                          <w:sz w:val="32"/>
                          <w:szCs w:val="32"/>
                        </w:rPr>
                        <m:t>4</m:t>
                      </m:r>
                    </m:sup>
                    <m:e>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Q</m:t>
                          </m:r>
                        </m:e>
                        <m:sub>
                          <m:r>
                            <w:rPr>
                              <w:rFonts w:ascii="Cambria Math" w:hAnsi="Cambria Math"/>
                              <w:sz w:val="32"/>
                              <w:szCs w:val="32"/>
                            </w:rPr>
                            <m:t>1</m:t>
                          </m:r>
                        </m:sub>
                      </m:sSub>
                      <m:r>
                        <w:rPr>
                          <w:rFonts w:ascii="Cambria Math" w:hAnsi="Cambria Math"/>
                          <w:sz w:val="32"/>
                          <w:szCs w:val="32"/>
                        </w:rPr>
                        <m:t>-</m:t>
                      </m:r>
                      <m:acc>
                        <m:accPr>
                          <m:chr m:val="̄"/>
                          <m:ctrlPr>
                            <w:rPr>
                              <w:rFonts w:ascii="Cambria Math" w:hAnsi="Cambria Math"/>
                              <w:sz w:val="32"/>
                              <w:szCs w:val="32"/>
                            </w:rPr>
                          </m:ctrlPr>
                        </m:accPr>
                        <m:e>
                          <m:r>
                            <w:rPr>
                              <w:rFonts w:ascii="Cambria Math" w:hAnsi="Cambria Math"/>
                              <w:sz w:val="32"/>
                              <w:szCs w:val="32"/>
                            </w:rPr>
                            <m:t>Q</m:t>
                          </m:r>
                        </m:e>
                      </m:acc>
                      <m:sSup>
                        <m:sSupPr>
                          <m:ctrlPr>
                            <w:rPr>
                              <w:rFonts w:ascii="Cambria Math" w:hAnsi="Cambria Math"/>
                              <w:sz w:val="32"/>
                              <w:szCs w:val="32"/>
                            </w:rPr>
                          </m:ctrlPr>
                        </m:sSupPr>
                        <m:e>
                          <m:r>
                            <w:rPr>
                              <w:rFonts w:ascii="Cambria Math" w:hAnsi="Cambria Math"/>
                              <w:sz w:val="32"/>
                              <w:szCs w:val="32"/>
                            </w:rPr>
                            <m:t>)</m:t>
                          </m:r>
                        </m:e>
                        <m:sup>
                          <m:r>
                            <w:rPr>
                              <w:rFonts w:ascii="Cambria Math" w:hAnsi="Cambria Math"/>
                              <w:sz w:val="32"/>
                              <w:szCs w:val="32"/>
                            </w:rPr>
                            <m:t>2</m:t>
                          </m:r>
                        </m:sup>
                      </m:sSup>
                    </m:e>
                  </m:nary>
                </m:den>
              </m:f>
            </m:e>
            <m:sub/>
          </m:sSub>
        </m:oMath>
      </m:oMathPara>
    </w:p>
    <w:p w14:paraId="55F6961E" w14:textId="0C84995D" w:rsidR="00B25511" w:rsidRDefault="00000000">
      <w:pPr>
        <w:spacing w:line="480" w:lineRule="auto"/>
        <w:rPr>
          <w:rFonts w:ascii="Arial" w:eastAsia="Arial" w:hAnsi="Arial" w:cs="Arial"/>
        </w:rPr>
      </w:pPr>
      <w:r>
        <w:rPr>
          <w:rFonts w:ascii="Arial" w:eastAsia="Arial" w:hAnsi="Arial" w:cs="Arial"/>
        </w:rPr>
        <w:t xml:space="preserve">where </w:t>
      </w:r>
      <m:oMath>
        <m:sSub>
          <m:sSubPr>
            <m:ctrlPr>
              <w:rPr>
                <w:rFonts w:ascii="Arial" w:eastAsia="Arial" w:hAnsi="Arial" w:cs="Arial"/>
              </w:rPr>
            </m:ctrlPr>
          </m:sSubPr>
          <m:e>
            <m:r>
              <w:rPr>
                <w:rFonts w:ascii="Arial" w:eastAsia="Arial" w:hAnsi="Arial" w:cs="Arial"/>
              </w:rPr>
              <m:t>S</m:t>
            </m:r>
          </m:e>
          <m:sub>
            <m:r>
              <w:rPr>
                <w:rFonts w:ascii="Arial" w:eastAsia="Arial" w:hAnsi="Arial" w:cs="Arial"/>
              </w:rPr>
              <m:t>i</m:t>
            </m:r>
          </m:sub>
        </m:sSub>
      </m:oMath>
      <w:r>
        <w:rPr>
          <w:rFonts w:ascii="Arial" w:eastAsia="Arial" w:hAnsi="Arial" w:cs="Arial"/>
        </w:rPr>
        <w:t xml:space="preserve">​ is the number of units sold in quarter </w:t>
      </w:r>
      <m:oMath>
        <m:r>
          <w:rPr>
            <w:rFonts w:ascii="Arial" w:eastAsia="Arial" w:hAnsi="Arial" w:cs="Arial"/>
          </w:rPr>
          <m:t>i</m:t>
        </m:r>
      </m:oMath>
      <w:r>
        <w:rPr>
          <w:rFonts w:ascii="Arial" w:eastAsia="Arial" w:hAnsi="Arial" w:cs="Arial"/>
        </w:rPr>
        <w:t xml:space="preserve"> and </w:t>
      </w:r>
      <m:oMath>
        <m:sSub>
          <m:sSubPr>
            <m:ctrlPr>
              <w:rPr>
                <w:rFonts w:ascii="Arial" w:eastAsia="Arial" w:hAnsi="Arial" w:cs="Arial"/>
              </w:rPr>
            </m:ctrlPr>
          </m:sSubPr>
          <m:e>
            <m:r>
              <w:rPr>
                <w:rFonts w:ascii="Arial" w:eastAsia="Arial" w:hAnsi="Arial" w:cs="Arial"/>
              </w:rPr>
              <m:t>Q</m:t>
            </m:r>
          </m:e>
          <m:sub>
            <m:r>
              <w:rPr>
                <w:rFonts w:ascii="Arial" w:eastAsia="Arial" w:hAnsi="Arial" w:cs="Arial"/>
              </w:rPr>
              <m:t>i</m:t>
            </m:r>
          </m:sub>
        </m:sSub>
      </m:oMath>
      <w:r>
        <w:rPr>
          <w:rFonts w:ascii="Arial" w:eastAsia="Arial" w:hAnsi="Arial" w:cs="Arial"/>
        </w:rPr>
        <w:t xml:space="preserve">​ is its quarterly index, </w:t>
      </w:r>
      <m:oMath>
        <m:acc>
          <m:accPr>
            <m:chr m:val="̄"/>
            <m:ctrlPr>
              <w:rPr>
                <w:rFonts w:ascii="Arial" w:eastAsia="Arial" w:hAnsi="Arial" w:cs="Arial"/>
              </w:rPr>
            </m:ctrlPr>
          </m:accPr>
          <m:e>
            <m:r>
              <w:rPr>
                <w:rFonts w:ascii="Arial" w:eastAsia="Arial" w:hAnsi="Arial" w:cs="Arial"/>
              </w:rPr>
              <m:t>S</m:t>
            </m:r>
          </m:e>
        </m:acc>
      </m:oMath>
      <w:r>
        <w:rPr>
          <w:rFonts w:ascii="Arial" w:eastAsia="Arial" w:hAnsi="Arial" w:cs="Arial"/>
        </w:rPr>
        <w:t xml:space="preserve"> is the mean quarterly sales, and </w:t>
      </w:r>
      <m:oMath>
        <m:acc>
          <m:accPr>
            <m:chr m:val="̄"/>
            <m:ctrlPr>
              <w:rPr>
                <w:rFonts w:ascii="Arial" w:eastAsia="Arial" w:hAnsi="Arial" w:cs="Arial"/>
              </w:rPr>
            </m:ctrlPr>
          </m:accPr>
          <m:e>
            <m:r>
              <w:rPr>
                <w:rFonts w:ascii="Arial" w:eastAsia="Arial" w:hAnsi="Arial" w:cs="Arial"/>
              </w:rPr>
              <m:t>Q</m:t>
            </m:r>
          </m:e>
        </m:acc>
      </m:oMath>
      <w:r>
        <w:rPr>
          <w:rFonts w:ascii="Arial" w:eastAsia="Arial" w:hAnsi="Arial" w:cs="Arial"/>
        </w:rPr>
        <w:t xml:space="preserve"> is the mean of the quarterly indices. Thus, a positive slope indicated increasing quarterly sales, whereas a negative slope indicated decreasing quarterly sales during a given year. The average and slope of units sold over four quarters of each year indexed average demand and demand slope across the United States market </w:t>
      </w:r>
      <w:r w:rsidR="001E7BD3">
        <w:rPr>
          <w:rFonts w:ascii="Arial" w:eastAsia="Arial" w:hAnsi="Arial" w:cs="Arial"/>
        </w:rPr>
        <w:fldChar w:fldCharType="begin"/>
      </w:r>
      <w:r w:rsidR="00F226AD">
        <w:rPr>
          <w:rFonts w:ascii="Arial" w:eastAsia="Arial" w:hAnsi="Arial" w:cs="Arial"/>
        </w:rPr>
        <w:instrText xml:space="preserve"> ADDIN ZOTERO_ITEM CSL_CITATION {"citationID":"Qgj0VZwI","properties":{"formattedCitation":"(Hulsmann et al., 2011)","plainCitation":"(Hulsmann et al., 2011)","noteIndex":0},"citationItems":[{"id":23,"uris":["http://zotero.org/users/local/aIwQiqko/items/8HN2SBEB"],"itemData":{"id":23,"type":"chapter","abstract":"In this paper, various enhanced sales forecast methodologies and models for the automobile market are presented. The methods used deliver highly accurate predictions while maintaining the ability to explain the underlying model at the same time. The representation of the economic training data is discussed, as well as its e</w:instrText>
      </w:r>
      <w:r w:rsidR="00F226AD">
        <w:rPr>
          <w:rFonts w:ascii="Cambria Math" w:eastAsia="Arial" w:hAnsi="Cambria Math" w:cs="Cambria Math"/>
        </w:rPr>
        <w:instrText>ﬀ</w:instrText>
      </w:r>
      <w:r w:rsidR="00F226AD">
        <w:rPr>
          <w:rFonts w:ascii="Arial" w:eastAsia="Arial" w:hAnsi="Arial" w:cs="Arial"/>
        </w:rPr>
        <w:instrText xml:space="preserve">ects on the newly registered automobiles to be predicted. The methodology mainly consists of time series analysis and classical Data Mining algorithms, whereas the data is composed of absolute and/or relative market-speciﬁc exogenous parameters on a yearly, quarterly, or monthly base. It can be concluded that the monthly forecasts were especially improved by this enhanced methodology using absolute, normalized exogenous parameters. Decision Trees are considered as the most suitable method in this case, being both accurate and explicable. The German and the US-American automobile market are presented for the evaluation of the forecast models.","container-title":"Advances in Data Mining: Applications and Theoretical Aspects","language":"en","page":"255-269","publisher":"Springer","source":"Zotero","title":"General sales forecast models for automobile markets and their analysis","author":[{"family":"Hulsmann","given":"Marco"},{"family":"Borscheid","given":"Detlef"},{"family":"Friedrich","given":"Christoph M"}],"issued":{"date-parts":[["2011"]]}}}],"schema":"https://github.com/citation-style-language/schema/raw/master/csl-citation.json"} </w:instrText>
      </w:r>
      <w:r w:rsidR="001E7BD3">
        <w:rPr>
          <w:rFonts w:ascii="Arial" w:eastAsia="Arial" w:hAnsi="Arial" w:cs="Arial"/>
        </w:rPr>
        <w:fldChar w:fldCharType="separate"/>
      </w:r>
      <w:r w:rsidR="00F226AD">
        <w:rPr>
          <w:rFonts w:ascii="Arial" w:eastAsia="Arial" w:hAnsi="Arial" w:cs="Arial"/>
          <w:noProof/>
        </w:rPr>
        <w:t>(Hulsmann et al., 2011)</w:t>
      </w:r>
      <w:r w:rsidR="001E7BD3">
        <w:rPr>
          <w:rFonts w:ascii="Arial" w:eastAsia="Arial" w:hAnsi="Arial" w:cs="Arial"/>
        </w:rPr>
        <w:fldChar w:fldCharType="end"/>
      </w:r>
      <w:r>
        <w:rPr>
          <w:rFonts w:ascii="Arial" w:eastAsia="Arial" w:hAnsi="Arial" w:cs="Arial"/>
        </w:rPr>
        <w:t>. In the 2022 sample, market data for two vehicle models was not available</w:t>
      </w:r>
      <w:r w:rsidR="00D94866">
        <w:rPr>
          <w:rFonts w:ascii="Arial" w:eastAsia="Arial" w:hAnsi="Arial" w:cs="Arial"/>
        </w:rPr>
        <w:t xml:space="preserve"> leaving </w:t>
      </w:r>
      <w:r w:rsidR="00537B51">
        <w:rPr>
          <w:rFonts w:ascii="Arial" w:eastAsia="Arial" w:hAnsi="Arial" w:cs="Arial"/>
        </w:rPr>
        <w:t>k</w:t>
      </w:r>
      <w:r w:rsidR="002717AD">
        <w:rPr>
          <w:rFonts w:ascii="Arial" w:eastAsia="Arial" w:hAnsi="Arial" w:cs="Arial"/>
        </w:rPr>
        <w:t>=</w:t>
      </w:r>
      <w:r w:rsidR="00D94866">
        <w:rPr>
          <w:rFonts w:ascii="Arial" w:eastAsia="Arial" w:hAnsi="Arial" w:cs="Arial"/>
        </w:rPr>
        <w:t>22 vehicle models for analysis</w:t>
      </w:r>
      <w:r>
        <w:rPr>
          <w:rFonts w:ascii="Arial" w:eastAsia="Arial" w:hAnsi="Arial" w:cs="Arial"/>
        </w:rPr>
        <w:t>, and in the 2023 sample, one vehicle model was excluded due to being an outlier with respect to change in demand (i.e., &gt;3 standard deviations from the mean)</w:t>
      </w:r>
      <w:r w:rsidR="00D94866">
        <w:rPr>
          <w:rFonts w:ascii="Arial" w:eastAsia="Arial" w:hAnsi="Arial" w:cs="Arial"/>
        </w:rPr>
        <w:t xml:space="preserve"> leaving </w:t>
      </w:r>
      <w:r w:rsidR="00F54750">
        <w:rPr>
          <w:rFonts w:ascii="Arial" w:eastAsia="Arial" w:hAnsi="Arial" w:cs="Arial"/>
        </w:rPr>
        <w:t>k</w:t>
      </w:r>
      <w:r w:rsidR="002717AD">
        <w:rPr>
          <w:rFonts w:ascii="Arial" w:eastAsia="Arial" w:hAnsi="Arial" w:cs="Arial"/>
        </w:rPr>
        <w:t>=</w:t>
      </w:r>
      <w:r w:rsidR="00D94866">
        <w:rPr>
          <w:rFonts w:ascii="Arial" w:eastAsia="Arial" w:hAnsi="Arial" w:cs="Arial"/>
        </w:rPr>
        <w:t>29 vehicle models for analysis</w:t>
      </w:r>
      <w:r>
        <w:rPr>
          <w:rFonts w:ascii="Arial" w:eastAsia="Arial" w:hAnsi="Arial" w:cs="Arial"/>
        </w:rPr>
        <w:t xml:space="preserve">. </w:t>
      </w:r>
    </w:p>
    <w:p w14:paraId="6FE9CF78" w14:textId="29861BF1" w:rsidR="00B25511" w:rsidRDefault="00000000">
      <w:pPr>
        <w:spacing w:line="480" w:lineRule="auto"/>
        <w:ind w:firstLine="720"/>
        <w:rPr>
          <w:rFonts w:ascii="Arial" w:eastAsia="Arial" w:hAnsi="Arial" w:cs="Arial"/>
        </w:rPr>
      </w:pPr>
      <w:r>
        <w:rPr>
          <w:rFonts w:ascii="Arial" w:eastAsia="Arial" w:hAnsi="Arial" w:cs="Arial"/>
        </w:rPr>
        <w:t xml:space="preserve">Lagged neural activity extracted from targeted VOIs (i.e., the NAcc, AIns, and MPFC) was averaged and then divided by the standard deviation for each vehicle model. Participant-level brain activity greater than ±3 SD from the sample average was </w:t>
      </w:r>
      <w:r w:rsidR="008412CA">
        <w:rPr>
          <w:rFonts w:ascii="Arial" w:eastAsia="Arial" w:hAnsi="Arial" w:cs="Arial"/>
        </w:rPr>
        <w:t>excluded prior to</w:t>
      </w:r>
      <w:r>
        <w:rPr>
          <w:rFonts w:ascii="Arial" w:eastAsia="Arial" w:hAnsi="Arial" w:cs="Arial"/>
        </w:rPr>
        <w:t xml:space="preserve"> aggregation. Extracted activity was in response to</w:t>
      </w:r>
      <w:r>
        <w:rPr>
          <w:rFonts w:ascii="Arial" w:eastAsia="Arial" w:hAnsi="Arial" w:cs="Arial"/>
          <w:color w:val="000000"/>
        </w:rPr>
        <w:t xml:space="preserve"> </w:t>
      </w:r>
      <w:r w:rsidR="005F0E81">
        <w:rPr>
          <w:rFonts w:ascii="Arial" w:eastAsia="Arial" w:hAnsi="Arial" w:cs="Arial"/>
          <w:color w:val="000000"/>
        </w:rPr>
        <w:t xml:space="preserve">vehicle </w:t>
      </w:r>
      <w:r>
        <w:rPr>
          <w:rFonts w:ascii="Arial" w:eastAsia="Arial" w:hAnsi="Arial" w:cs="Arial"/>
        </w:rPr>
        <w:t>stimulus</w:t>
      </w:r>
      <w:r>
        <w:rPr>
          <w:rFonts w:ascii="Arial" w:eastAsia="Arial" w:hAnsi="Arial" w:cs="Arial"/>
          <w:color w:val="000000"/>
        </w:rPr>
        <w:t xml:space="preserve"> </w:t>
      </w:r>
      <w:r>
        <w:rPr>
          <w:rFonts w:ascii="Arial" w:eastAsia="Arial" w:hAnsi="Arial" w:cs="Arial"/>
        </w:rPr>
        <w:t>onset</w:t>
      </w:r>
      <w:r>
        <w:rPr>
          <w:rFonts w:ascii="Arial" w:eastAsia="Arial" w:hAnsi="Arial" w:cs="Arial"/>
          <w:color w:val="000000"/>
        </w:rPr>
        <w:t xml:space="preserve"> (i.e., </w:t>
      </w:r>
      <w:r>
        <w:rPr>
          <w:rFonts w:ascii="Arial" w:eastAsia="Arial" w:hAnsi="Arial" w:cs="Arial"/>
        </w:rPr>
        <w:t>4</w:t>
      </w:r>
      <w:r>
        <w:rPr>
          <w:rFonts w:ascii="Arial" w:eastAsia="Arial" w:hAnsi="Arial" w:cs="Arial"/>
          <w:color w:val="000000"/>
        </w:rPr>
        <w:t xml:space="preserve"> </w:t>
      </w:r>
      <w:r>
        <w:rPr>
          <w:rFonts w:ascii="Arial" w:eastAsia="Arial" w:hAnsi="Arial" w:cs="Arial"/>
        </w:rPr>
        <w:t>s</w:t>
      </w:r>
      <w:r>
        <w:rPr>
          <w:rFonts w:ascii="Arial" w:eastAsia="Arial" w:hAnsi="Arial" w:cs="Arial"/>
          <w:color w:val="000000"/>
        </w:rPr>
        <w:t xml:space="preserve"> lag; </w:t>
      </w:r>
      <w:r>
        <w:rPr>
          <w:rFonts w:ascii="Arial" w:eastAsia="Arial" w:hAnsi="Arial" w:cs="Arial"/>
        </w:rPr>
        <w:t xml:space="preserve">NAcc: TR4; AIns: TR4; MPFC: TRs 5-7). Three linear regression models were fitted to forecast the annual </w:t>
      </w:r>
      <w:r w:rsidR="00D94CA7">
        <w:rPr>
          <w:rFonts w:ascii="Arial" w:eastAsia="Arial" w:hAnsi="Arial" w:cs="Arial"/>
        </w:rPr>
        <w:t xml:space="preserve">demand </w:t>
      </w:r>
      <w:r>
        <w:rPr>
          <w:rFonts w:ascii="Arial" w:eastAsia="Arial" w:hAnsi="Arial" w:cs="Arial"/>
        </w:rPr>
        <w:t xml:space="preserve">slope for each vehicle: (1) a vehicle </w:t>
      </w:r>
      <w:r w:rsidR="001D703D">
        <w:rPr>
          <w:rFonts w:ascii="Arial" w:eastAsia="Arial" w:hAnsi="Arial" w:cs="Arial"/>
        </w:rPr>
        <w:t xml:space="preserve">feature </w:t>
      </w:r>
      <w:r>
        <w:rPr>
          <w:rFonts w:ascii="Arial" w:eastAsia="Arial" w:hAnsi="Arial" w:cs="Arial"/>
        </w:rPr>
        <w:t>model (</w:t>
      </w:r>
      <w:r>
        <w:rPr>
          <w:rFonts w:ascii="Arial" w:eastAsia="Arial" w:hAnsi="Arial" w:cs="Arial"/>
          <w:i/>
        </w:rPr>
        <w:t>Demand Slope</w:t>
      </w:r>
      <w:r>
        <w:rPr>
          <w:rFonts w:ascii="Arial" w:eastAsia="Arial" w:hAnsi="Arial" w:cs="Arial"/>
        </w:rPr>
        <w:t xml:space="preserve"> ~ Powertrain + Color), (2) a brain</w:t>
      </w:r>
      <w:r>
        <w:rPr>
          <w:rFonts w:ascii="Arial" w:eastAsia="Arial" w:hAnsi="Arial" w:cs="Arial"/>
          <w:b/>
        </w:rPr>
        <w:t xml:space="preserve"> </w:t>
      </w:r>
      <w:r w:rsidR="001D703D" w:rsidRPr="0070414C">
        <w:rPr>
          <w:rFonts w:ascii="Arial" w:eastAsia="Arial" w:hAnsi="Arial" w:cs="Arial"/>
          <w:bCs/>
        </w:rPr>
        <w:t>activity</w:t>
      </w:r>
      <w:r w:rsidR="001D703D">
        <w:rPr>
          <w:rFonts w:ascii="Arial" w:eastAsia="Arial" w:hAnsi="Arial" w:cs="Arial"/>
          <w:b/>
        </w:rPr>
        <w:t xml:space="preserve"> </w:t>
      </w:r>
      <w:r>
        <w:rPr>
          <w:rFonts w:ascii="Arial" w:eastAsia="Arial" w:hAnsi="Arial" w:cs="Arial"/>
        </w:rPr>
        <w:t>model (</w:t>
      </w:r>
      <w:r>
        <w:rPr>
          <w:rFonts w:ascii="Arial" w:eastAsia="Arial" w:hAnsi="Arial" w:cs="Arial"/>
          <w:i/>
        </w:rPr>
        <w:t>Demand Slope</w:t>
      </w:r>
      <w:r>
        <w:rPr>
          <w:rFonts w:ascii="Arial" w:eastAsia="Arial" w:hAnsi="Arial" w:cs="Arial"/>
        </w:rPr>
        <w:t xml:space="preserve"> ~ normalized NAcc + normalized MPFC + normalized AIns), and (3) a combined model including both set</w:t>
      </w:r>
      <w:r w:rsidR="00E6645F">
        <w:rPr>
          <w:rFonts w:ascii="Arial" w:eastAsia="Arial" w:hAnsi="Arial" w:cs="Arial"/>
        </w:rPr>
        <w:t>s</w:t>
      </w:r>
      <w:r>
        <w:rPr>
          <w:rFonts w:ascii="Arial" w:eastAsia="Arial" w:hAnsi="Arial" w:cs="Arial"/>
        </w:rPr>
        <w:t xml:space="preserve"> of predictors (</w:t>
      </w:r>
      <w:r>
        <w:rPr>
          <w:rFonts w:ascii="Arial" w:eastAsia="Arial" w:hAnsi="Arial" w:cs="Arial"/>
          <w:i/>
        </w:rPr>
        <w:t>Demand Slope</w:t>
      </w:r>
      <w:r>
        <w:rPr>
          <w:rFonts w:ascii="Arial" w:eastAsia="Arial" w:hAnsi="Arial" w:cs="Arial"/>
        </w:rPr>
        <w:t xml:space="preserve"> ~ Powertrain + Color + </w:t>
      </w:r>
      <w:r>
        <w:rPr>
          <w:rFonts w:ascii="Arial" w:eastAsia="Arial" w:hAnsi="Arial" w:cs="Arial"/>
        </w:rPr>
        <w:lastRenderedPageBreak/>
        <w:t xml:space="preserve">normalized NAcc + normalized MPFC + normalized AIns).  Preregistered hypotheses for the 2023 sample were derived from findings from the 2022 sample (link: </w:t>
      </w:r>
      <w:hyperlink r:id="rId12">
        <w:r w:rsidR="00B25511">
          <w:rPr>
            <w:rFonts w:ascii="Arial" w:eastAsia="Arial" w:hAnsi="Arial" w:cs="Arial"/>
            <w:color w:val="0078D7"/>
            <w:u w:val="single"/>
          </w:rPr>
          <w:t>https://osf.io/xd9mk/</w:t>
        </w:r>
      </w:hyperlink>
      <w:r>
        <w:rPr>
          <w:rFonts w:ascii="Arial" w:eastAsia="Arial" w:hAnsi="Arial" w:cs="Arial"/>
        </w:rPr>
        <w:t xml:space="preserve">). </w:t>
      </w:r>
    </w:p>
    <w:p w14:paraId="77C90EE0" w14:textId="1C0405DB" w:rsidR="00B25511" w:rsidRPr="00E0501B" w:rsidRDefault="00B25511">
      <w:pPr>
        <w:spacing w:line="480" w:lineRule="auto"/>
        <w:rPr>
          <w:rFonts w:ascii="Arial" w:eastAsia="Arial" w:hAnsi="Arial" w:cs="Arial"/>
          <w:bCs/>
        </w:rPr>
      </w:pPr>
    </w:p>
    <w:p w14:paraId="774C90F2" w14:textId="77777777" w:rsidR="00B25511" w:rsidRDefault="00000000">
      <w:pPr>
        <w:spacing w:line="480" w:lineRule="auto"/>
        <w:rPr>
          <w:rFonts w:ascii="Arial" w:eastAsia="Arial" w:hAnsi="Arial" w:cs="Arial"/>
          <w:b/>
        </w:rPr>
      </w:pPr>
      <w:r>
        <w:rPr>
          <w:rFonts w:ascii="Arial" w:eastAsia="Arial" w:hAnsi="Arial" w:cs="Arial"/>
          <w:b/>
        </w:rPr>
        <w:t>Results</w:t>
      </w:r>
    </w:p>
    <w:p w14:paraId="4F619191" w14:textId="7F42D094" w:rsidR="00B25511" w:rsidRDefault="00000000">
      <w:pPr>
        <w:spacing w:line="480" w:lineRule="auto"/>
        <w:rPr>
          <w:rFonts w:ascii="Arial" w:eastAsia="Arial" w:hAnsi="Arial" w:cs="Arial"/>
        </w:rPr>
      </w:pPr>
      <w:r>
        <w:rPr>
          <w:rFonts w:ascii="Arial" w:eastAsia="Arial" w:hAnsi="Arial" w:cs="Arial"/>
          <w:i/>
        </w:rPr>
        <w:t>Predicting individual choice</w:t>
      </w:r>
      <w:r>
        <w:rPr>
          <w:rFonts w:ascii="Arial" w:eastAsia="Arial" w:hAnsi="Arial" w:cs="Arial"/>
        </w:rPr>
        <w:t xml:space="preserve">: In the 2022 sample, participants expressed interest in knowing more about an average of 49% of the vehicles and interest in purchasing </w:t>
      </w:r>
      <w:ins w:id="0" w:author="Cynthia Wu" w:date="2025-08-14T00:11:00Z" w16du:dateUtc="2025-08-14T07:11:00Z">
        <w:r w:rsidR="00714721">
          <w:rPr>
            <w:rFonts w:ascii="Arial" w:eastAsia="Arial" w:hAnsi="Arial" w:cs="Arial"/>
          </w:rPr>
          <w:t xml:space="preserve">an average of </w:t>
        </w:r>
      </w:ins>
      <w:r>
        <w:rPr>
          <w:rFonts w:ascii="Arial" w:eastAsia="Arial" w:hAnsi="Arial" w:cs="Arial"/>
        </w:rPr>
        <w:t xml:space="preserve">36.4% of the vehicles. Similarly, in the 2023 sample, participants expressed interest in knowing more about an average of 35.7% of the vehicles and interest in purchasing </w:t>
      </w:r>
      <w:ins w:id="1" w:author="Cynthia Wu" w:date="2025-08-14T00:11:00Z" w16du:dateUtc="2025-08-14T07:11:00Z">
        <w:r w:rsidR="0096770E">
          <w:rPr>
            <w:rFonts w:ascii="Arial" w:eastAsia="Arial" w:hAnsi="Arial" w:cs="Arial"/>
          </w:rPr>
          <w:t xml:space="preserve">an average of </w:t>
        </w:r>
      </w:ins>
      <w:r>
        <w:rPr>
          <w:rFonts w:ascii="Arial" w:eastAsia="Arial" w:hAnsi="Arial" w:cs="Arial"/>
        </w:rPr>
        <w:t>23.9% of the vehicles (Supplement</w:t>
      </w:r>
      <w:r w:rsidR="00F93E41">
        <w:rPr>
          <w:rFonts w:ascii="Arial" w:eastAsia="Arial" w:hAnsi="Arial" w:cs="Arial"/>
        </w:rPr>
        <w:t>ary</w:t>
      </w:r>
      <w:r w:rsidR="00111D15">
        <w:rPr>
          <w:rFonts w:ascii="Arial" w:eastAsia="Arial" w:hAnsi="Arial" w:cs="Arial"/>
        </w:rPr>
        <w:t xml:space="preserve"> Figure 4</w:t>
      </w:r>
      <w:r>
        <w:rPr>
          <w:rFonts w:ascii="Arial" w:eastAsia="Arial" w:hAnsi="Arial" w:cs="Arial"/>
        </w:rPr>
        <w:t xml:space="preserve">). Rated desire to know more about and to purchase vehicles were robustly correlated in </w:t>
      </w:r>
      <w:del w:id="2" w:author="Cynthia Wu" w:date="2025-08-14T00:12:00Z" w16du:dateUtc="2025-08-14T07:12:00Z">
        <w:r w:rsidDel="0060018B">
          <w:rPr>
            <w:rFonts w:ascii="Arial" w:eastAsia="Arial" w:hAnsi="Arial" w:cs="Arial"/>
          </w:rPr>
          <w:delText xml:space="preserve">both </w:delText>
        </w:r>
      </w:del>
      <w:ins w:id="3" w:author="Cynthia Wu" w:date="2025-08-14T00:12:00Z" w16du:dateUtc="2025-08-14T07:12:00Z">
        <w:r w:rsidR="0060018B">
          <w:rPr>
            <w:rFonts w:ascii="Arial" w:eastAsia="Arial" w:hAnsi="Arial" w:cs="Arial"/>
          </w:rPr>
          <w:t xml:space="preserve">each </w:t>
        </w:r>
      </w:ins>
      <w:r>
        <w:rPr>
          <w:rFonts w:ascii="Arial" w:eastAsia="Arial" w:hAnsi="Arial" w:cs="Arial"/>
        </w:rPr>
        <w:t>sample</w:t>
      </w:r>
      <w:del w:id="4" w:author="Cynthia Wu" w:date="2025-08-14T00:12:00Z" w16du:dateUtc="2025-08-14T07:12:00Z">
        <w:r w:rsidDel="0060018B">
          <w:rPr>
            <w:rFonts w:ascii="Arial" w:eastAsia="Arial" w:hAnsi="Arial" w:cs="Arial"/>
          </w:rPr>
          <w:delText>s</w:delText>
        </w:r>
      </w:del>
      <w:r>
        <w:rPr>
          <w:rFonts w:ascii="Arial" w:eastAsia="Arial" w:hAnsi="Arial" w:cs="Arial"/>
        </w:rPr>
        <w:t xml:space="preserve"> (2022: </w:t>
      </w:r>
      <w:r>
        <w:rPr>
          <w:rFonts w:ascii="Arial" w:eastAsia="Arial" w:hAnsi="Arial" w:cs="Arial"/>
          <w:i/>
        </w:rPr>
        <w:t>r</w:t>
      </w:r>
      <w:r>
        <w:rPr>
          <w:rFonts w:ascii="Arial" w:eastAsia="Arial" w:hAnsi="Arial" w:cs="Arial"/>
        </w:rPr>
        <w:t xml:space="preserve"> = 0.65; 2023: </w:t>
      </w:r>
      <w:r>
        <w:rPr>
          <w:rFonts w:ascii="Arial" w:eastAsia="Arial" w:hAnsi="Arial" w:cs="Arial"/>
          <w:i/>
        </w:rPr>
        <w:t>r</w:t>
      </w:r>
      <w:r>
        <w:rPr>
          <w:rFonts w:ascii="Arial" w:eastAsia="Arial" w:hAnsi="Arial" w:cs="Arial"/>
        </w:rPr>
        <w:t xml:space="preserve"> = 0.63; Supplement</w:t>
      </w:r>
      <w:r w:rsidR="00F93E41">
        <w:rPr>
          <w:rFonts w:ascii="Arial" w:eastAsia="Arial" w:hAnsi="Arial" w:cs="Arial"/>
        </w:rPr>
        <w:t>ary Figure 5</w:t>
      </w:r>
      <w:r>
        <w:rPr>
          <w:rFonts w:ascii="Arial" w:eastAsia="Arial" w:hAnsi="Arial" w:cs="Arial"/>
        </w:rPr>
        <w:t xml:space="preserve">). </w:t>
      </w:r>
    </w:p>
    <w:p w14:paraId="6D1A590A" w14:textId="2EADF577" w:rsidR="00B25511" w:rsidRDefault="00000000">
      <w:pPr>
        <w:spacing w:line="480" w:lineRule="auto"/>
        <w:ind w:firstLine="720"/>
        <w:rPr>
          <w:rFonts w:ascii="Arial" w:eastAsia="Arial" w:hAnsi="Arial" w:cs="Arial"/>
        </w:rPr>
      </w:pPr>
      <w:r>
        <w:rPr>
          <w:rFonts w:ascii="Arial" w:eastAsia="Arial" w:hAnsi="Arial" w:cs="Arial"/>
        </w:rPr>
        <w:t>In an emailed follow-up assessment of the 2023 sample (n=59</w:t>
      </w:r>
      <w:ins w:id="5" w:author="Cynthia Wu" w:date="2025-08-14T00:12:00Z" w16du:dateUtc="2025-08-14T07:12:00Z">
        <w:r w:rsidR="0060018B">
          <w:rPr>
            <w:rFonts w:ascii="Arial" w:eastAsia="Arial" w:hAnsi="Arial" w:cs="Arial"/>
          </w:rPr>
          <w:t xml:space="preserve">; </w:t>
        </w:r>
      </w:ins>
      <w:del w:id="6" w:author="Cynthia Wu" w:date="2025-08-14T00:12:00Z" w16du:dateUtc="2025-08-14T07:12:00Z">
        <w:r w:rsidDel="0060018B">
          <w:rPr>
            <w:rFonts w:ascii="Arial" w:eastAsia="Arial" w:hAnsi="Arial" w:cs="Arial"/>
          </w:rPr>
          <w:delText xml:space="preserve">) </w:delText>
        </w:r>
      </w:del>
      <w:r>
        <w:rPr>
          <w:rFonts w:ascii="Arial" w:eastAsia="Arial" w:hAnsi="Arial" w:cs="Arial"/>
        </w:rPr>
        <w:t>conducted in July of 2025</w:t>
      </w:r>
      <w:ins w:id="7" w:author="Cynthia Wu" w:date="2025-08-14T00:12:00Z" w16du:dateUtc="2025-08-14T07:12:00Z">
        <w:r w:rsidR="0060018B">
          <w:rPr>
            <w:rFonts w:ascii="Arial" w:eastAsia="Arial" w:hAnsi="Arial" w:cs="Arial"/>
          </w:rPr>
          <w:t xml:space="preserve">, </w:t>
        </w:r>
      </w:ins>
      <w:del w:id="8" w:author="Cynthia Wu" w:date="2025-08-14T00:12:00Z" w16du:dateUtc="2025-08-14T07:12:00Z">
        <w:r w:rsidDel="0060018B">
          <w:rPr>
            <w:rFonts w:ascii="Arial" w:eastAsia="Arial" w:hAnsi="Arial" w:cs="Arial"/>
          </w:rPr>
          <w:delText xml:space="preserve"> (</w:delText>
        </w:r>
      </w:del>
      <w:r w:rsidR="00BE0D18">
        <w:rPr>
          <w:rFonts w:ascii="Arial" w:eastAsia="Arial" w:hAnsi="Arial" w:cs="Arial"/>
        </w:rPr>
        <w:t xml:space="preserve">approximately </w:t>
      </w:r>
      <w:r>
        <w:rPr>
          <w:rFonts w:ascii="Arial" w:eastAsia="Arial" w:hAnsi="Arial" w:cs="Arial"/>
        </w:rPr>
        <w:t xml:space="preserve">2 years after scanning), 64% of participants (n=38) responded. 23% (n=16) reported having purchased a vehicle and 15% (n=9) reported having purchased a model from a brand presented in the study. Comparison of purchase ratings for the nine individuals who purchased a vehicle presented in the study indicated a higher earlier purchase rating for the purchased brand versus other </w:t>
      </w:r>
      <w:r w:rsidR="00BE0D18">
        <w:rPr>
          <w:rFonts w:ascii="Arial" w:eastAsia="Arial" w:hAnsi="Arial" w:cs="Arial"/>
        </w:rPr>
        <w:t xml:space="preserve">presented </w:t>
      </w:r>
      <w:r>
        <w:rPr>
          <w:rFonts w:ascii="Arial" w:eastAsia="Arial" w:hAnsi="Arial" w:cs="Arial"/>
        </w:rPr>
        <w:t>brands (</w:t>
      </w:r>
      <w:r>
        <w:rPr>
          <w:rFonts w:ascii="Arial" w:eastAsia="Arial" w:hAnsi="Arial" w:cs="Arial"/>
          <w:i/>
        </w:rPr>
        <w:t>t</w:t>
      </w:r>
      <w:r>
        <w:rPr>
          <w:rFonts w:ascii="Arial" w:eastAsia="Arial" w:hAnsi="Arial" w:cs="Arial"/>
        </w:rPr>
        <w:t xml:space="preserve">=2.71, p&lt;0.05), consistent with incentive alignment of ratings collected during scanning </w:t>
      </w:r>
      <w:r w:rsidR="00BE0D18">
        <w:rPr>
          <w:rFonts w:ascii="Arial" w:eastAsia="Arial" w:hAnsi="Arial" w:cs="Arial"/>
        </w:rPr>
        <w:t>with</w:t>
      </w:r>
      <w:r>
        <w:rPr>
          <w:rFonts w:ascii="Arial" w:eastAsia="Arial" w:hAnsi="Arial" w:cs="Arial"/>
        </w:rPr>
        <w:t xml:space="preserve"> later vehicle purchase (Supplement</w:t>
      </w:r>
      <w:r w:rsidR="00890FE4">
        <w:rPr>
          <w:rFonts w:ascii="Arial" w:eastAsia="Arial" w:hAnsi="Arial" w:cs="Arial"/>
        </w:rPr>
        <w:t>ary Figure</w:t>
      </w:r>
      <w:r>
        <w:rPr>
          <w:rFonts w:ascii="Arial" w:eastAsia="Arial" w:hAnsi="Arial" w:cs="Arial"/>
        </w:rPr>
        <w:t xml:space="preserve"> </w:t>
      </w:r>
      <w:r w:rsidR="00890FE4">
        <w:rPr>
          <w:rFonts w:ascii="Arial" w:eastAsia="Arial" w:hAnsi="Arial" w:cs="Arial"/>
        </w:rPr>
        <w:t>6</w:t>
      </w:r>
      <w:r>
        <w:rPr>
          <w:rFonts w:ascii="Arial" w:eastAsia="Arial" w:hAnsi="Arial" w:cs="Arial"/>
        </w:rPr>
        <w:t xml:space="preserve">). </w:t>
      </w:r>
    </w:p>
    <w:p w14:paraId="26D6CE05" w14:textId="2186FFF0" w:rsidR="00B25511" w:rsidRDefault="00000000">
      <w:pPr>
        <w:spacing w:line="480" w:lineRule="auto"/>
        <w:ind w:firstLine="720"/>
        <w:rPr>
          <w:rFonts w:ascii="Arial" w:eastAsia="Arial" w:hAnsi="Arial" w:cs="Arial"/>
        </w:rPr>
      </w:pPr>
      <w:r>
        <w:rPr>
          <w:rFonts w:ascii="Arial" w:eastAsia="Arial" w:hAnsi="Arial" w:cs="Arial"/>
        </w:rPr>
        <w:t>Hierarchical logistic regression models controlling for individual-level fixed effects</w:t>
      </w:r>
      <w:del w:id="9" w:author="Cynthia Wu" w:date="2025-08-14T00:13:00Z" w16du:dateUtc="2025-08-14T07:13:00Z">
        <w:r w:rsidDel="00423EFE">
          <w:rPr>
            <w:rFonts w:ascii="Arial" w:eastAsia="Arial" w:hAnsi="Arial" w:cs="Arial"/>
          </w:rPr>
          <w:delText>,</w:delText>
        </w:r>
      </w:del>
      <w:r>
        <w:rPr>
          <w:rFonts w:ascii="Arial" w:eastAsia="Arial" w:hAnsi="Arial" w:cs="Arial"/>
        </w:rPr>
        <w:t xml:space="preserve"> tested whether vehicle features, brain activity, and their combination predicted desire to know more </w:t>
      </w:r>
      <w:ins w:id="10" w:author="Cynthia Wu" w:date="2025-08-14T00:13:00Z" w16du:dateUtc="2025-08-14T07:13:00Z">
        <w:r w:rsidR="00423EFE">
          <w:rPr>
            <w:rFonts w:ascii="Arial" w:eastAsia="Arial" w:hAnsi="Arial" w:cs="Arial"/>
          </w:rPr>
          <w:t xml:space="preserve">about </w:t>
        </w:r>
      </w:ins>
      <w:r>
        <w:rPr>
          <w:rFonts w:ascii="Arial" w:eastAsia="Arial" w:hAnsi="Arial" w:cs="Arial"/>
        </w:rPr>
        <w:t xml:space="preserve">and </w:t>
      </w:r>
      <w:ins w:id="11" w:author="Cynthia Wu" w:date="2025-08-14T00:13:00Z" w16du:dateUtc="2025-08-14T07:13:00Z">
        <w:r w:rsidR="00423EFE">
          <w:rPr>
            <w:rFonts w:ascii="Arial" w:eastAsia="Arial" w:hAnsi="Arial" w:cs="Arial"/>
          </w:rPr>
          <w:t xml:space="preserve">to </w:t>
        </w:r>
      </w:ins>
      <w:r>
        <w:rPr>
          <w:rFonts w:ascii="Arial" w:eastAsia="Arial" w:hAnsi="Arial" w:cs="Arial"/>
        </w:rPr>
        <w:t xml:space="preserve">purchase </w:t>
      </w:r>
      <w:r w:rsidR="00BE0D18">
        <w:rPr>
          <w:rFonts w:ascii="Arial" w:eastAsia="Arial" w:hAnsi="Arial" w:cs="Arial"/>
        </w:rPr>
        <w:t xml:space="preserve">vehicles </w:t>
      </w:r>
      <w:r>
        <w:rPr>
          <w:rFonts w:ascii="Arial" w:eastAsia="Arial" w:hAnsi="Arial" w:cs="Arial"/>
        </w:rPr>
        <w:t xml:space="preserve">(Table 1). </w:t>
      </w:r>
      <w:r w:rsidR="00D26067">
        <w:rPr>
          <w:rFonts w:ascii="Arial" w:eastAsia="Arial" w:hAnsi="Arial" w:cs="Arial"/>
        </w:rPr>
        <w:t xml:space="preserve">Electric versus gas powered </w:t>
      </w:r>
      <w:r w:rsidR="00D26067">
        <w:rPr>
          <w:rFonts w:ascii="Arial" w:eastAsia="Arial" w:hAnsi="Arial" w:cs="Arial"/>
        </w:rPr>
        <w:lastRenderedPageBreak/>
        <w:t>vehicles</w:t>
      </w:r>
      <w:r>
        <w:rPr>
          <w:rFonts w:ascii="Arial" w:eastAsia="Arial" w:hAnsi="Arial" w:cs="Arial"/>
        </w:rPr>
        <w:t xml:space="preserve"> </w:t>
      </w:r>
      <w:r w:rsidR="00D26067">
        <w:rPr>
          <w:rFonts w:ascii="Arial" w:eastAsia="Arial" w:hAnsi="Arial" w:cs="Arial"/>
        </w:rPr>
        <w:t>elicited greater</w:t>
      </w:r>
      <w:r>
        <w:rPr>
          <w:rFonts w:ascii="Arial" w:eastAsia="Arial" w:hAnsi="Arial" w:cs="Arial"/>
        </w:rPr>
        <w:t xml:space="preserve"> desire to know more in both samples (2022: </w:t>
      </w:r>
      <w:r>
        <w:rPr>
          <w:rFonts w:ascii="Arial" w:eastAsia="Arial" w:hAnsi="Arial" w:cs="Arial"/>
          <w:i/>
        </w:rPr>
        <w:t>z</w:t>
      </w:r>
      <w:r>
        <w:rPr>
          <w:rFonts w:ascii="Arial" w:eastAsia="Arial" w:hAnsi="Arial" w:cs="Arial"/>
        </w:rPr>
        <w:t xml:space="preserve"> = 12.16, </w:t>
      </w:r>
      <w:r>
        <w:rPr>
          <w:rFonts w:ascii="Arial" w:eastAsia="Arial" w:hAnsi="Arial" w:cs="Arial"/>
          <w:i/>
        </w:rPr>
        <w:t>p</w:t>
      </w:r>
      <w:r>
        <w:rPr>
          <w:rFonts w:ascii="Arial" w:eastAsia="Arial" w:hAnsi="Arial" w:cs="Arial"/>
        </w:rPr>
        <w:t xml:space="preserve"> &lt; 0.001; 2023: </w:t>
      </w:r>
      <w:r>
        <w:rPr>
          <w:rFonts w:ascii="Arial" w:eastAsia="Arial" w:hAnsi="Arial" w:cs="Arial"/>
          <w:i/>
        </w:rPr>
        <w:t>z</w:t>
      </w:r>
      <w:r>
        <w:rPr>
          <w:rFonts w:ascii="Arial" w:eastAsia="Arial" w:hAnsi="Arial" w:cs="Arial"/>
        </w:rPr>
        <w:t xml:space="preserve"> = 11.83, </w:t>
      </w:r>
      <w:r>
        <w:rPr>
          <w:rFonts w:ascii="Arial" w:eastAsia="Arial" w:hAnsi="Arial" w:cs="Arial"/>
          <w:i/>
        </w:rPr>
        <w:t>p</w:t>
      </w:r>
      <w:r>
        <w:rPr>
          <w:rFonts w:ascii="Arial" w:eastAsia="Arial" w:hAnsi="Arial" w:cs="Arial"/>
        </w:rPr>
        <w:t xml:space="preserve"> &lt; 0.001), whereas body color (black vs. white) had no significant influence (</w:t>
      </w:r>
      <w:r>
        <w:rPr>
          <w:rFonts w:ascii="Arial" w:eastAsia="Arial" w:hAnsi="Arial" w:cs="Arial"/>
          <w:i/>
        </w:rPr>
        <w:t>p</w:t>
      </w:r>
      <w:r>
        <w:rPr>
          <w:rFonts w:ascii="Arial" w:eastAsia="Arial" w:hAnsi="Arial" w:cs="Arial"/>
        </w:rPr>
        <w:t xml:space="preserve"> &gt; 0.60). Powertrain and color alone </w:t>
      </w:r>
      <w:ins w:id="12" w:author="Cynthia Wu" w:date="2025-08-14T00:13:00Z" w16du:dateUtc="2025-08-14T07:13:00Z">
        <w:r w:rsidR="00CB7AA7">
          <w:rPr>
            <w:rFonts w:ascii="Arial" w:eastAsia="Arial" w:hAnsi="Arial" w:cs="Arial"/>
          </w:rPr>
          <w:t xml:space="preserve">also </w:t>
        </w:r>
      </w:ins>
      <w:r>
        <w:rPr>
          <w:rFonts w:ascii="Arial" w:eastAsia="Arial" w:hAnsi="Arial" w:cs="Arial"/>
        </w:rPr>
        <w:t xml:space="preserve">accounted for substantial trial-by-trial variance in desire to know more </w:t>
      </w:r>
      <w:r w:rsidR="00D26067">
        <w:rPr>
          <w:rFonts w:ascii="Arial" w:eastAsia="Arial" w:hAnsi="Arial" w:cs="Arial"/>
        </w:rPr>
        <w:t xml:space="preserve">in both samples </w:t>
      </w:r>
      <w:r>
        <w:rPr>
          <w:rFonts w:ascii="Arial" w:eastAsia="Arial" w:hAnsi="Arial" w:cs="Arial"/>
        </w:rPr>
        <w:t xml:space="preserve">(marginal R² = 0.321 in 2022 and 0.072 in 2023). Brain activity regression models revealed that NAcc activity at vehicle image onset also predicted desire to know more </w:t>
      </w:r>
      <w:r w:rsidR="00D26067">
        <w:rPr>
          <w:rFonts w:ascii="Arial" w:eastAsia="Arial" w:hAnsi="Arial" w:cs="Arial"/>
        </w:rPr>
        <w:t xml:space="preserve">in both samples </w:t>
      </w:r>
      <w:r>
        <w:rPr>
          <w:rFonts w:ascii="Arial" w:eastAsia="Arial" w:hAnsi="Arial" w:cs="Arial"/>
        </w:rPr>
        <w:t xml:space="preserve">(2022: z = 3.33, p = 0.001; 2023: z = 3.90, </w:t>
      </w:r>
      <w:r>
        <w:rPr>
          <w:rFonts w:ascii="Arial" w:eastAsia="Arial" w:hAnsi="Arial" w:cs="Arial"/>
          <w:i/>
        </w:rPr>
        <w:t>p</w:t>
      </w:r>
      <w:r>
        <w:rPr>
          <w:rFonts w:ascii="Arial" w:eastAsia="Arial" w:hAnsi="Arial" w:cs="Arial"/>
        </w:rPr>
        <w:t xml:space="preserve"> &lt; 0.001); but AIns (2022: </w:t>
      </w:r>
      <w:r>
        <w:rPr>
          <w:rFonts w:ascii="Arial" w:eastAsia="Arial" w:hAnsi="Arial" w:cs="Arial"/>
          <w:i/>
        </w:rPr>
        <w:t>z</w:t>
      </w:r>
      <w:r>
        <w:rPr>
          <w:rFonts w:ascii="Arial Unicode MS" w:eastAsia="Arial Unicode MS" w:hAnsi="Arial Unicode MS" w:cs="Arial Unicode MS"/>
        </w:rPr>
        <w:t xml:space="preserve"> = −0.10, </w:t>
      </w:r>
      <w:r>
        <w:rPr>
          <w:rFonts w:ascii="Arial" w:eastAsia="Arial" w:hAnsi="Arial" w:cs="Arial"/>
          <w:i/>
        </w:rPr>
        <w:t>p</w:t>
      </w:r>
      <w:r>
        <w:rPr>
          <w:rFonts w:ascii="Arial" w:eastAsia="Arial" w:hAnsi="Arial" w:cs="Arial"/>
        </w:rPr>
        <w:t xml:space="preserve"> = 0.924; 2023: </w:t>
      </w:r>
      <w:r>
        <w:rPr>
          <w:rFonts w:ascii="Arial" w:eastAsia="Arial" w:hAnsi="Arial" w:cs="Arial"/>
          <w:i/>
        </w:rPr>
        <w:t>z</w:t>
      </w:r>
      <w:r>
        <w:rPr>
          <w:rFonts w:ascii="Arial" w:eastAsia="Arial" w:hAnsi="Arial" w:cs="Arial"/>
        </w:rPr>
        <w:t xml:space="preserve"> = 0.41, </w:t>
      </w:r>
      <w:r>
        <w:rPr>
          <w:rFonts w:ascii="Arial" w:eastAsia="Arial" w:hAnsi="Arial" w:cs="Arial"/>
          <w:i/>
        </w:rPr>
        <w:t>p</w:t>
      </w:r>
      <w:r>
        <w:rPr>
          <w:rFonts w:ascii="Arial" w:eastAsia="Arial" w:hAnsi="Arial" w:cs="Arial"/>
        </w:rPr>
        <w:t xml:space="preserve"> = 0.68) and MPFC (2022: </w:t>
      </w:r>
      <w:r>
        <w:rPr>
          <w:rFonts w:ascii="Arial" w:eastAsia="Arial" w:hAnsi="Arial" w:cs="Arial"/>
          <w:i/>
        </w:rPr>
        <w:t>z</w:t>
      </w:r>
      <w:r>
        <w:rPr>
          <w:rFonts w:ascii="Arial" w:eastAsia="Arial" w:hAnsi="Arial" w:cs="Arial"/>
        </w:rPr>
        <w:t xml:space="preserve"> = 0.05, </w:t>
      </w:r>
      <w:r>
        <w:rPr>
          <w:rFonts w:ascii="Arial" w:eastAsia="Arial" w:hAnsi="Arial" w:cs="Arial"/>
          <w:i/>
        </w:rPr>
        <w:t>p</w:t>
      </w:r>
      <w:r>
        <w:rPr>
          <w:rFonts w:ascii="Arial" w:eastAsia="Arial" w:hAnsi="Arial" w:cs="Arial"/>
        </w:rPr>
        <w:t xml:space="preserve"> = 0.962; 2023: </w:t>
      </w:r>
      <w:r>
        <w:rPr>
          <w:rFonts w:ascii="Arial" w:eastAsia="Arial" w:hAnsi="Arial" w:cs="Arial"/>
          <w:i/>
        </w:rPr>
        <w:t>z</w:t>
      </w:r>
      <w:r>
        <w:rPr>
          <w:rFonts w:ascii="Arial" w:eastAsia="Arial" w:hAnsi="Arial" w:cs="Arial"/>
        </w:rPr>
        <w:t xml:space="preserve"> = 1.07, </w:t>
      </w:r>
      <w:r>
        <w:rPr>
          <w:rFonts w:ascii="Arial" w:eastAsia="Arial" w:hAnsi="Arial" w:cs="Arial"/>
          <w:i/>
        </w:rPr>
        <w:t>p</w:t>
      </w:r>
      <w:r>
        <w:rPr>
          <w:rFonts w:ascii="Arial" w:eastAsia="Arial" w:hAnsi="Arial" w:cs="Arial"/>
        </w:rPr>
        <w:t xml:space="preserve"> = 0.286) activity did not. Time-course analyses confirmed </w:t>
      </w:r>
      <w:ins w:id="13" w:author="Cynthia Wu" w:date="2025-08-14T00:14:00Z" w16du:dateUtc="2025-08-14T07:14:00Z">
        <w:r w:rsidR="002C049E">
          <w:rPr>
            <w:rFonts w:ascii="Arial" w:eastAsia="Arial" w:hAnsi="Arial" w:cs="Arial"/>
          </w:rPr>
          <w:t xml:space="preserve">that </w:t>
        </w:r>
      </w:ins>
      <w:r>
        <w:rPr>
          <w:rFonts w:ascii="Arial" w:eastAsia="Arial" w:hAnsi="Arial" w:cs="Arial"/>
        </w:rPr>
        <w:t xml:space="preserve">increased NAcc activity </w:t>
      </w:r>
      <w:r w:rsidR="00D26067">
        <w:rPr>
          <w:rFonts w:ascii="Arial" w:eastAsia="Arial" w:hAnsi="Arial" w:cs="Arial"/>
        </w:rPr>
        <w:t xml:space="preserve">during </w:t>
      </w:r>
      <w:r>
        <w:rPr>
          <w:rFonts w:ascii="Arial" w:eastAsia="Arial" w:hAnsi="Arial" w:cs="Arial"/>
        </w:rPr>
        <w:t xml:space="preserve">vehicle image and powertrain presentation </w:t>
      </w:r>
      <w:del w:id="14" w:author="Cynthia Wu" w:date="2025-08-14T00:14:00Z" w16du:dateUtc="2025-08-14T07:14:00Z">
        <w:r w:rsidDel="002C049E">
          <w:rPr>
            <w:rFonts w:ascii="Arial" w:eastAsia="Arial" w:hAnsi="Arial" w:cs="Arial"/>
          </w:rPr>
          <w:delText>for trials in which</w:delText>
        </w:r>
      </w:del>
      <w:ins w:id="15" w:author="Cynthia Wu" w:date="2025-08-14T00:14:00Z" w16du:dateUtc="2025-08-14T07:14:00Z">
        <w:r w:rsidR="002C049E">
          <w:rPr>
            <w:rFonts w:ascii="Arial" w:eastAsia="Arial" w:hAnsi="Arial" w:cs="Arial"/>
          </w:rPr>
          <w:t>when</w:t>
        </w:r>
      </w:ins>
      <w:r>
        <w:rPr>
          <w:rFonts w:ascii="Arial" w:eastAsia="Arial" w:hAnsi="Arial" w:cs="Arial"/>
        </w:rPr>
        <w:t xml:space="preserve"> participants later expressed a desire to know more in </w:t>
      </w:r>
      <w:r w:rsidR="00D26067">
        <w:rPr>
          <w:rFonts w:ascii="Arial" w:eastAsia="Arial" w:hAnsi="Arial" w:cs="Arial"/>
        </w:rPr>
        <w:t>both samples</w:t>
      </w:r>
      <w:r>
        <w:rPr>
          <w:rFonts w:ascii="Arial" w:eastAsia="Arial" w:hAnsi="Arial" w:cs="Arial"/>
        </w:rPr>
        <w:t xml:space="preserve">, as well as greater MPFC activity during the powertrain and early rating periods during these trials in the 2023 sample (Figure 2). Combined regression models revealed that </w:t>
      </w:r>
      <w:r w:rsidR="00D26067">
        <w:rPr>
          <w:rFonts w:ascii="Arial" w:eastAsia="Arial" w:hAnsi="Arial" w:cs="Arial"/>
        </w:rPr>
        <w:t xml:space="preserve">while </w:t>
      </w:r>
      <w:r>
        <w:rPr>
          <w:rFonts w:ascii="Arial" w:eastAsia="Arial" w:hAnsi="Arial" w:cs="Arial"/>
        </w:rPr>
        <w:t xml:space="preserve">vehicle powertrain and NAcc activity </w:t>
      </w:r>
      <w:del w:id="16" w:author="Cynthia Wu" w:date="2025-08-14T00:15:00Z" w16du:dateUtc="2025-08-14T07:15:00Z">
        <w:r w:rsidDel="00DA62ED">
          <w:rPr>
            <w:rFonts w:ascii="Arial" w:eastAsia="Arial" w:hAnsi="Arial" w:cs="Arial"/>
          </w:rPr>
          <w:delText>continued to predict</w:delText>
        </w:r>
      </w:del>
      <w:ins w:id="17" w:author="Cynthia Wu" w:date="2025-08-14T00:15:00Z" w16du:dateUtc="2025-08-14T07:15:00Z">
        <w:r w:rsidR="00DA62ED">
          <w:rPr>
            <w:rFonts w:ascii="Arial" w:eastAsia="Arial" w:hAnsi="Arial" w:cs="Arial"/>
          </w:rPr>
          <w:t>predicted</w:t>
        </w:r>
      </w:ins>
      <w:r>
        <w:rPr>
          <w:rFonts w:ascii="Arial" w:eastAsia="Arial" w:hAnsi="Arial" w:cs="Arial"/>
        </w:rPr>
        <w:t xml:space="preserve"> desire to know more, </w:t>
      </w:r>
      <w:del w:id="18" w:author="Cynthia Wu" w:date="2025-08-14T00:15:00Z" w16du:dateUtc="2025-08-14T07:15:00Z">
        <w:r w:rsidDel="00DA62ED">
          <w:rPr>
            <w:rFonts w:ascii="Arial" w:eastAsia="Arial" w:hAnsi="Arial" w:cs="Arial"/>
          </w:rPr>
          <w:delText xml:space="preserve">that </w:delText>
        </w:r>
      </w:del>
      <w:r>
        <w:rPr>
          <w:rFonts w:ascii="Arial" w:eastAsia="Arial" w:hAnsi="Arial" w:cs="Arial"/>
        </w:rPr>
        <w:t xml:space="preserve">adding brain activity to powertrain accounted for </w:t>
      </w:r>
      <w:ins w:id="19" w:author="Cynthia Wu" w:date="2025-08-14T00:15:00Z" w16du:dateUtc="2025-08-14T07:15:00Z">
        <w:r w:rsidR="000C2034">
          <w:rPr>
            <w:rFonts w:ascii="Arial" w:eastAsia="Arial" w:hAnsi="Arial" w:cs="Arial"/>
          </w:rPr>
          <w:t xml:space="preserve">only </w:t>
        </w:r>
      </w:ins>
      <w:r>
        <w:rPr>
          <w:rFonts w:ascii="Arial" w:eastAsia="Arial" w:hAnsi="Arial" w:cs="Arial"/>
        </w:rPr>
        <w:t>slightly more variance (i.e., yielding a higher R</w:t>
      </w:r>
      <w:r>
        <w:rPr>
          <w:rFonts w:ascii="Arial" w:eastAsia="Arial" w:hAnsi="Arial" w:cs="Arial"/>
          <w:vertAlign w:val="superscript"/>
        </w:rPr>
        <w:t xml:space="preserve">2 </w:t>
      </w:r>
      <w:r>
        <w:rPr>
          <w:rFonts w:ascii="Arial" w:eastAsia="Arial" w:hAnsi="Arial" w:cs="Arial"/>
        </w:rPr>
        <w:t xml:space="preserve">and lower AIC). Significant variables in both the vehicle </w:t>
      </w:r>
      <w:r w:rsidR="00D26067">
        <w:rPr>
          <w:rFonts w:ascii="Arial" w:eastAsia="Arial" w:hAnsi="Arial" w:cs="Arial"/>
        </w:rPr>
        <w:t xml:space="preserve">feature </w:t>
      </w:r>
      <w:r>
        <w:rPr>
          <w:rFonts w:ascii="Arial" w:eastAsia="Arial" w:hAnsi="Arial" w:cs="Arial"/>
        </w:rPr>
        <w:t>and brain</w:t>
      </w:r>
      <w:r w:rsidR="00D26067">
        <w:rPr>
          <w:rFonts w:ascii="Arial" w:eastAsia="Arial" w:hAnsi="Arial" w:cs="Arial"/>
        </w:rPr>
        <w:t xml:space="preserve"> activity</w:t>
      </w:r>
      <w:r>
        <w:rPr>
          <w:rFonts w:ascii="Arial" w:eastAsia="Arial" w:hAnsi="Arial" w:cs="Arial"/>
        </w:rPr>
        <w:t xml:space="preserve"> </w:t>
      </w:r>
      <w:r w:rsidR="00D26067">
        <w:rPr>
          <w:rFonts w:ascii="Arial" w:eastAsia="Arial" w:hAnsi="Arial" w:cs="Arial"/>
        </w:rPr>
        <w:t xml:space="preserve">regression </w:t>
      </w:r>
      <w:r>
        <w:rPr>
          <w:rFonts w:ascii="Arial" w:eastAsia="Arial" w:hAnsi="Arial" w:cs="Arial"/>
        </w:rPr>
        <w:t xml:space="preserve">models (i.e. powertrain and NAcc) remained </w:t>
      </w:r>
      <w:del w:id="20" w:author="Cynthia Wu" w:date="2025-08-14T00:15:00Z" w16du:dateUtc="2025-08-14T07:15:00Z">
        <w:r w:rsidDel="00B65715">
          <w:rPr>
            <w:rFonts w:ascii="Arial" w:eastAsia="Arial" w:hAnsi="Arial" w:cs="Arial"/>
          </w:rPr>
          <w:delText xml:space="preserve">significant </w:delText>
        </w:r>
      </w:del>
      <w:ins w:id="21" w:author="Cynthia Wu" w:date="2025-08-14T00:15:00Z" w16du:dateUtc="2025-08-14T07:15:00Z">
        <w:r w:rsidR="00B65715">
          <w:rPr>
            <w:rFonts w:ascii="Arial" w:eastAsia="Arial" w:hAnsi="Arial" w:cs="Arial"/>
          </w:rPr>
          <w:t xml:space="preserve">so </w:t>
        </w:r>
      </w:ins>
      <w:r>
        <w:rPr>
          <w:rFonts w:ascii="Arial" w:eastAsia="Arial" w:hAnsi="Arial" w:cs="Arial"/>
        </w:rPr>
        <w:t xml:space="preserve">in the combined regression model. Analysis of </w:t>
      </w:r>
      <w:r w:rsidR="00D26067">
        <w:rPr>
          <w:rFonts w:ascii="Arial" w:eastAsia="Arial" w:hAnsi="Arial" w:cs="Arial"/>
        </w:rPr>
        <w:t xml:space="preserve">predictors of </w:t>
      </w:r>
      <w:r>
        <w:rPr>
          <w:rFonts w:ascii="Arial" w:eastAsia="Arial" w:hAnsi="Arial" w:cs="Arial"/>
        </w:rPr>
        <w:t>desire to purchase vehicles yielded similar but less significant patterns of findings (</w:t>
      </w:r>
      <w:del w:id="22" w:author="Brian D Knutson" w:date="2025-07-22T17:30:00Z" w16du:dateUtc="2025-07-23T00:30:00Z">
        <w:r w:rsidDel="003C06B6">
          <w:rPr>
            <w:rFonts w:ascii="Arial" w:eastAsia="Arial" w:hAnsi="Arial" w:cs="Arial"/>
          </w:rPr>
          <w:delText xml:space="preserve">see </w:delText>
        </w:r>
      </w:del>
      <w:r>
        <w:rPr>
          <w:rFonts w:ascii="Arial" w:eastAsia="Arial" w:hAnsi="Arial" w:cs="Arial"/>
        </w:rPr>
        <w:t>Supplement</w:t>
      </w:r>
      <w:r w:rsidR="00BB14FD">
        <w:rPr>
          <w:rFonts w:ascii="Arial" w:eastAsia="Arial" w:hAnsi="Arial" w:cs="Arial"/>
        </w:rPr>
        <w:t>ary Table</w:t>
      </w:r>
      <w:r>
        <w:rPr>
          <w:rFonts w:ascii="Arial" w:eastAsia="Arial" w:hAnsi="Arial" w:cs="Arial"/>
        </w:rPr>
        <w:t xml:space="preserve"> </w:t>
      </w:r>
      <w:r w:rsidR="00BB14FD">
        <w:rPr>
          <w:rFonts w:ascii="Arial" w:eastAsia="Arial" w:hAnsi="Arial" w:cs="Arial"/>
        </w:rPr>
        <w:t>1</w:t>
      </w:r>
      <w:r>
        <w:rPr>
          <w:rFonts w:ascii="Arial" w:eastAsia="Arial" w:hAnsi="Arial" w:cs="Arial"/>
        </w:rPr>
        <w:t xml:space="preserve">). </w:t>
      </w:r>
    </w:p>
    <w:p w14:paraId="19AA532F" w14:textId="420220F0" w:rsidR="00B25511" w:rsidRDefault="00000000">
      <w:pPr>
        <w:spacing w:line="480" w:lineRule="auto"/>
        <w:ind w:firstLine="720"/>
        <w:rPr>
          <w:rFonts w:ascii="Arial" w:eastAsia="Arial" w:hAnsi="Arial" w:cs="Arial"/>
        </w:rPr>
      </w:pPr>
      <w:r>
        <w:rPr>
          <w:rFonts w:ascii="Arial" w:eastAsia="Arial" w:hAnsi="Arial" w:cs="Arial"/>
        </w:rPr>
        <w:t xml:space="preserve">Classification analyses further verified </w:t>
      </w:r>
      <w:r w:rsidR="00D26067">
        <w:rPr>
          <w:rFonts w:ascii="Arial" w:eastAsia="Arial" w:hAnsi="Arial" w:cs="Arial"/>
        </w:rPr>
        <w:t xml:space="preserve">that </w:t>
      </w:r>
      <w:r>
        <w:rPr>
          <w:rFonts w:ascii="Arial" w:eastAsia="Arial" w:hAnsi="Arial" w:cs="Arial"/>
        </w:rPr>
        <w:t xml:space="preserve">regression models </w:t>
      </w:r>
      <w:r w:rsidR="00D26067">
        <w:rPr>
          <w:rFonts w:ascii="Arial" w:eastAsia="Arial" w:hAnsi="Arial" w:cs="Arial"/>
        </w:rPr>
        <w:t>predicted</w:t>
      </w:r>
      <w:r>
        <w:rPr>
          <w:rFonts w:ascii="Arial" w:eastAsia="Arial" w:hAnsi="Arial" w:cs="Arial"/>
        </w:rPr>
        <w:t xml:space="preserve"> individuals’ desire to know more about and to purchase vehicles. Using balanced 80/20 training-test splits, vehicle </w:t>
      </w:r>
      <w:r w:rsidR="00D26067">
        <w:rPr>
          <w:rFonts w:ascii="Arial" w:eastAsia="Arial" w:hAnsi="Arial" w:cs="Arial"/>
        </w:rPr>
        <w:t xml:space="preserve">feature </w:t>
      </w:r>
      <w:r>
        <w:rPr>
          <w:rFonts w:ascii="Arial" w:eastAsia="Arial" w:hAnsi="Arial" w:cs="Arial"/>
        </w:rPr>
        <w:t xml:space="preserve">predictors (powertrain + color) achieved accuracies of 0.735 in the 2022 sample and 0.681 in the 2023 sample (both ps&lt;0.001). Brain </w:t>
      </w:r>
      <w:r w:rsidR="00D26067">
        <w:rPr>
          <w:rFonts w:ascii="Arial" w:eastAsia="Arial" w:hAnsi="Arial" w:cs="Arial"/>
        </w:rPr>
        <w:t xml:space="preserve">activity </w:t>
      </w:r>
      <w:r>
        <w:rPr>
          <w:rFonts w:ascii="Arial" w:eastAsia="Arial" w:hAnsi="Arial" w:cs="Arial"/>
        </w:rPr>
        <w:lastRenderedPageBreak/>
        <w:t xml:space="preserve">predictors (based solely on the regional activities in NAcc, MPFC, and AIns) were above chance for both samples (2022: 0.557; 2023: 0.560), but </w:t>
      </w:r>
      <w:r w:rsidR="00D26067">
        <w:rPr>
          <w:rFonts w:ascii="Arial" w:eastAsia="Arial" w:hAnsi="Arial" w:cs="Arial"/>
        </w:rPr>
        <w:t xml:space="preserve">only </w:t>
      </w:r>
      <w:r>
        <w:rPr>
          <w:rFonts w:ascii="Arial" w:eastAsia="Arial" w:hAnsi="Arial" w:cs="Arial"/>
        </w:rPr>
        <w:t>statistical</w:t>
      </w:r>
      <w:r w:rsidR="00D26067">
        <w:rPr>
          <w:rFonts w:ascii="Arial" w:eastAsia="Arial" w:hAnsi="Arial" w:cs="Arial"/>
        </w:rPr>
        <w:t>ly</w:t>
      </w:r>
      <w:r>
        <w:rPr>
          <w:rFonts w:ascii="Arial" w:eastAsia="Arial" w:hAnsi="Arial" w:cs="Arial"/>
        </w:rPr>
        <w:t xml:space="preserve"> </w:t>
      </w:r>
      <w:r w:rsidR="00D26067">
        <w:rPr>
          <w:rFonts w:ascii="Arial" w:eastAsia="Arial" w:hAnsi="Arial" w:cs="Arial"/>
        </w:rPr>
        <w:t xml:space="preserve">significant </w:t>
      </w:r>
      <w:r>
        <w:rPr>
          <w:rFonts w:ascii="Arial" w:eastAsia="Arial" w:hAnsi="Arial" w:cs="Arial"/>
        </w:rPr>
        <w:t>in the 2023 sample</w:t>
      </w:r>
      <w:r w:rsidR="00D26067">
        <w:rPr>
          <w:rFonts w:ascii="Arial" w:eastAsia="Arial" w:hAnsi="Arial" w:cs="Arial"/>
        </w:rPr>
        <w:t xml:space="preserve"> (</w:t>
      </w:r>
      <w:r>
        <w:rPr>
          <w:rFonts w:ascii="Arial" w:eastAsia="Arial" w:hAnsi="Arial" w:cs="Arial"/>
        </w:rPr>
        <w:t>likely due to a substantially larger test set</w:t>
      </w:r>
      <w:r w:rsidR="00D26067">
        <w:rPr>
          <w:rFonts w:ascii="Arial" w:eastAsia="Arial" w:hAnsi="Arial" w:cs="Arial"/>
        </w:rPr>
        <w:t xml:space="preserve">, i.e., </w:t>
      </w:r>
      <w:r>
        <w:rPr>
          <w:rFonts w:ascii="Arial" w:eastAsia="Arial" w:hAnsi="Arial" w:cs="Arial"/>
        </w:rPr>
        <w:t xml:space="preserve">418 vs. 108 trials). Importantly, combined vehicle </w:t>
      </w:r>
      <w:r w:rsidR="000A079E">
        <w:rPr>
          <w:rFonts w:ascii="Arial" w:eastAsia="Arial" w:hAnsi="Arial" w:cs="Arial"/>
        </w:rPr>
        <w:t xml:space="preserve">features </w:t>
      </w:r>
      <w:r>
        <w:rPr>
          <w:rFonts w:ascii="Arial" w:eastAsia="Arial" w:hAnsi="Arial" w:cs="Arial"/>
        </w:rPr>
        <w:t xml:space="preserve">and brain </w:t>
      </w:r>
      <w:r w:rsidR="000A079E">
        <w:rPr>
          <w:rFonts w:ascii="Arial" w:eastAsia="Arial" w:hAnsi="Arial" w:cs="Arial"/>
        </w:rPr>
        <w:t xml:space="preserve">activity </w:t>
      </w:r>
      <w:r>
        <w:rPr>
          <w:rFonts w:ascii="Arial" w:eastAsia="Arial" w:hAnsi="Arial" w:cs="Arial"/>
        </w:rPr>
        <w:t xml:space="preserve">predictors yielded the best overall performance (2022 sample: 0.736; 2023 sample: 0.682; both </w:t>
      </w:r>
      <w:r>
        <w:rPr>
          <w:rFonts w:ascii="Arial" w:eastAsia="Arial" w:hAnsi="Arial" w:cs="Arial"/>
          <w:i/>
        </w:rPr>
        <w:t>ps</w:t>
      </w:r>
      <w:r>
        <w:rPr>
          <w:rFonts w:ascii="Arial" w:eastAsia="Arial" w:hAnsi="Arial" w:cs="Arial"/>
        </w:rPr>
        <w:t xml:space="preserve"> &lt; 0.001), suggesting that brain activity </w:t>
      </w:r>
      <w:r w:rsidR="000A079E">
        <w:rPr>
          <w:rFonts w:ascii="Arial" w:eastAsia="Arial" w:hAnsi="Arial" w:cs="Arial"/>
        </w:rPr>
        <w:t xml:space="preserve">could add </w:t>
      </w:r>
      <w:r>
        <w:rPr>
          <w:rFonts w:ascii="Arial" w:eastAsia="Arial" w:hAnsi="Arial" w:cs="Arial"/>
        </w:rPr>
        <w:t>value to vehicle features.</w:t>
      </w:r>
    </w:p>
    <w:p w14:paraId="364602D9" w14:textId="07F0B09D" w:rsidR="00B25511" w:rsidRDefault="00000000">
      <w:pPr>
        <w:spacing w:line="480" w:lineRule="auto"/>
        <w:ind w:firstLine="720"/>
        <w:rPr>
          <w:rFonts w:ascii="Arial" w:eastAsia="Arial" w:hAnsi="Arial" w:cs="Arial"/>
        </w:rPr>
      </w:pPr>
      <w:r>
        <w:rPr>
          <w:rFonts w:ascii="Arial" w:eastAsia="Arial" w:hAnsi="Arial" w:cs="Arial"/>
        </w:rPr>
        <w:t xml:space="preserve">Whole-brain analyses contrasted brain activity during vehicle image and powertrain presentation </w:t>
      </w:r>
      <w:del w:id="23" w:author="Cynthia Wu" w:date="2025-08-14T00:16:00Z" w16du:dateUtc="2025-08-14T07:16:00Z">
        <w:r w:rsidDel="00B65715">
          <w:rPr>
            <w:rFonts w:ascii="Arial" w:eastAsia="Arial" w:hAnsi="Arial" w:cs="Arial"/>
          </w:rPr>
          <w:delText>in trials during which</w:delText>
        </w:r>
      </w:del>
      <w:ins w:id="24" w:author="Cynthia Wu" w:date="2025-08-14T00:16:00Z" w16du:dateUtc="2025-08-14T07:16:00Z">
        <w:r w:rsidR="00B65715">
          <w:rPr>
            <w:rFonts w:ascii="Arial" w:eastAsia="Arial" w:hAnsi="Arial" w:cs="Arial"/>
          </w:rPr>
          <w:t>when</w:t>
        </w:r>
      </w:ins>
      <w:r>
        <w:rPr>
          <w:rFonts w:ascii="Arial" w:eastAsia="Arial" w:hAnsi="Arial" w:cs="Arial"/>
        </w:rPr>
        <w:t xml:space="preserve"> individuals subsequently </w:t>
      </w:r>
      <w:r w:rsidR="00174EB7">
        <w:rPr>
          <w:rFonts w:ascii="Arial" w:eastAsia="Arial" w:hAnsi="Arial" w:cs="Arial"/>
        </w:rPr>
        <w:t xml:space="preserve">endorsed </w:t>
      </w:r>
      <w:r>
        <w:rPr>
          <w:rFonts w:ascii="Arial" w:eastAsia="Arial" w:hAnsi="Arial" w:cs="Arial"/>
        </w:rPr>
        <w:t xml:space="preserve">a desire to know more versus not. </w:t>
      </w:r>
      <w:ins w:id="25" w:author="Cynthia Wu" w:date="2025-08-14T00:17:00Z" w16du:dateUtc="2025-08-14T07:17:00Z">
        <w:r w:rsidR="00B65715">
          <w:rPr>
            <w:rFonts w:ascii="Arial" w:eastAsia="Arial" w:hAnsi="Arial" w:cs="Arial"/>
          </w:rPr>
          <w:t>Similar to VOI analyses, a</w:t>
        </w:r>
      </w:ins>
      <w:del w:id="26" w:author="Cynthia Wu" w:date="2025-08-14T00:17:00Z" w16du:dateUtc="2025-08-14T07:17:00Z">
        <w:r w:rsidDel="00B65715">
          <w:rPr>
            <w:rFonts w:ascii="Arial" w:eastAsia="Arial" w:hAnsi="Arial" w:cs="Arial"/>
          </w:rPr>
          <w:delText>A</w:delText>
        </w:r>
      </w:del>
      <w:r>
        <w:rPr>
          <w:rFonts w:ascii="Arial" w:eastAsia="Arial" w:hAnsi="Arial" w:cs="Arial"/>
        </w:rPr>
        <w:t>veraged whole brain statistical maps implicated significant clusters predicting desire to know more in the bilateral NAcc and MPFC for both the 2022 and 2023 sample</w:t>
      </w:r>
      <w:r w:rsidR="00174EB7">
        <w:rPr>
          <w:rFonts w:ascii="Arial" w:eastAsia="Arial" w:hAnsi="Arial" w:cs="Arial"/>
        </w:rPr>
        <w:t>s</w:t>
      </w:r>
      <w:r>
        <w:rPr>
          <w:rFonts w:ascii="Arial" w:eastAsia="Arial" w:hAnsi="Arial" w:cs="Arial"/>
        </w:rPr>
        <w:t xml:space="preserve"> (</w:t>
      </w:r>
      <w:r w:rsidR="006A79E5">
        <w:rPr>
          <w:rFonts w:ascii="Arial" w:eastAsia="Arial" w:hAnsi="Arial" w:cs="Arial"/>
        </w:rPr>
        <w:t>Figure 3</w:t>
      </w:r>
      <w:r>
        <w:rPr>
          <w:rFonts w:ascii="Arial" w:eastAsia="Arial" w:hAnsi="Arial" w:cs="Arial"/>
        </w:rPr>
        <w:t>). Together, these findings confirmed that activity in targeted VOIs (</w:t>
      </w:r>
      <w:ins w:id="27" w:author="Cynthia Wu" w:date="2025-08-14T00:17:00Z" w16du:dateUtc="2025-08-14T07:17:00Z">
        <w:r w:rsidR="008E3AD3">
          <w:rPr>
            <w:rFonts w:ascii="Arial" w:eastAsia="Arial" w:hAnsi="Arial" w:cs="Arial"/>
          </w:rPr>
          <w:t xml:space="preserve">and </w:t>
        </w:r>
      </w:ins>
      <w:r>
        <w:rPr>
          <w:rFonts w:ascii="Arial" w:eastAsia="Arial" w:hAnsi="Arial" w:cs="Arial"/>
        </w:rPr>
        <w:t>particularly the NAcc) could predict individuals’ rated desire to know more</w:t>
      </w:r>
      <w:ins w:id="28" w:author="Cynthia Wu" w:date="2025-08-14T00:17:00Z" w16du:dateUtc="2025-08-14T07:17:00Z">
        <w:r w:rsidR="00A2277A">
          <w:rPr>
            <w:rFonts w:ascii="Arial" w:eastAsia="Arial" w:hAnsi="Arial" w:cs="Arial"/>
          </w:rPr>
          <w:t xml:space="preserve"> about</w:t>
        </w:r>
      </w:ins>
      <w:r>
        <w:rPr>
          <w:rFonts w:ascii="Arial" w:eastAsia="Arial" w:hAnsi="Arial" w:cs="Arial"/>
        </w:rPr>
        <w:t xml:space="preserve"> and to purchase vehicles </w:t>
      </w:r>
      <w:r w:rsidR="00174EB7">
        <w:rPr>
          <w:rFonts w:ascii="Arial" w:eastAsia="Arial" w:hAnsi="Arial" w:cs="Arial"/>
        </w:rPr>
        <w:t>while establishing</w:t>
      </w:r>
      <w:r>
        <w:rPr>
          <w:rFonts w:ascii="Arial" w:eastAsia="Arial" w:hAnsi="Arial" w:cs="Arial"/>
        </w:rPr>
        <w:t xml:space="preserve"> the quality of the brain </w:t>
      </w:r>
      <w:ins w:id="29" w:author="Cynthia Wu" w:date="2025-08-14T00:17:00Z" w16du:dateUtc="2025-08-14T07:17:00Z">
        <w:r w:rsidR="007339C9">
          <w:rPr>
            <w:rFonts w:ascii="Arial" w:eastAsia="Arial" w:hAnsi="Arial" w:cs="Arial"/>
          </w:rPr>
          <w:t xml:space="preserve">activity </w:t>
        </w:r>
      </w:ins>
      <w:r>
        <w:rPr>
          <w:rFonts w:ascii="Arial" w:eastAsia="Arial" w:hAnsi="Arial" w:cs="Arial"/>
        </w:rPr>
        <w:t xml:space="preserve">data for subsequent forecasting analyses. </w:t>
      </w:r>
    </w:p>
    <w:p w14:paraId="36E81154" w14:textId="77777777" w:rsidR="00B25511" w:rsidRDefault="00B25511">
      <w:pPr>
        <w:spacing w:line="480" w:lineRule="auto"/>
        <w:rPr>
          <w:rFonts w:ascii="Arial" w:eastAsia="Arial" w:hAnsi="Arial" w:cs="Arial"/>
        </w:rPr>
      </w:pPr>
    </w:p>
    <w:p w14:paraId="7FED9CD4" w14:textId="1427156B" w:rsidR="00B25511" w:rsidRDefault="00000000">
      <w:pPr>
        <w:spacing w:line="480" w:lineRule="auto"/>
        <w:rPr>
          <w:rFonts w:ascii="Arial" w:eastAsia="Arial" w:hAnsi="Arial" w:cs="Arial"/>
        </w:rPr>
      </w:pPr>
      <w:r>
        <w:rPr>
          <w:rFonts w:ascii="Arial" w:eastAsia="Arial" w:hAnsi="Arial" w:cs="Arial"/>
          <w:b/>
        </w:rPr>
        <w:t>Table 1: Regression models predicting individual</w:t>
      </w:r>
      <w:ins w:id="30" w:author="Cynthia Wu" w:date="2025-08-14T00:18:00Z" w16du:dateUtc="2025-08-14T07:18:00Z">
        <w:r w:rsidR="00FD33FA">
          <w:rPr>
            <w:rFonts w:ascii="Arial" w:eastAsia="Arial" w:hAnsi="Arial" w:cs="Arial"/>
            <w:b/>
          </w:rPr>
          <w:t>s’</w:t>
        </w:r>
      </w:ins>
      <w:r>
        <w:rPr>
          <w:rFonts w:ascii="Arial" w:eastAsia="Arial" w:hAnsi="Arial" w:cs="Arial"/>
          <w:b/>
        </w:rPr>
        <w:t xml:space="preserve"> desire to know more about vehicle models with vehicle features, brain activity, and their combination.</w:t>
      </w:r>
    </w:p>
    <w:p w14:paraId="59A65EA2" w14:textId="653E4800" w:rsidR="00B25511" w:rsidRDefault="009B3EC5">
      <w:pPr>
        <w:spacing w:line="480" w:lineRule="auto"/>
        <w:rPr>
          <w:rFonts w:ascii="Arial" w:eastAsia="Arial" w:hAnsi="Arial" w:cs="Arial"/>
          <w:b/>
        </w:rPr>
      </w:pPr>
      <w:ins w:id="31" w:author="Nicole Deng" w:date="2025-08-03T16:57:00Z" w16du:dateUtc="2025-08-03T23:57:00Z">
        <w:r>
          <w:rPr>
            <w:rFonts w:ascii="Arial" w:eastAsia="Arial" w:hAnsi="Arial" w:cs="Arial"/>
            <w:noProof/>
          </w:rPr>
          <w:lastRenderedPageBreak/>
          <w:drawing>
            <wp:inline distT="0" distB="0" distL="0" distR="0" wp14:anchorId="33285400" wp14:editId="6B12A7AD">
              <wp:extent cx="5943600" cy="4462145"/>
              <wp:effectExtent l="0" t="0" r="0" b="0"/>
              <wp:docPr id="1285889678" name="Picture 2"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89678" name="Picture 2" descr="A table with numbers and symbol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462145"/>
                      </a:xfrm>
                      <a:prstGeom prst="rect">
                        <a:avLst/>
                      </a:prstGeom>
                    </pic:spPr>
                  </pic:pic>
                </a:graphicData>
              </a:graphic>
            </wp:inline>
          </w:drawing>
        </w:r>
      </w:ins>
    </w:p>
    <w:p w14:paraId="5E896329" w14:textId="77777777" w:rsidR="00B25511" w:rsidRDefault="00000000">
      <w:pPr>
        <w:spacing w:line="480" w:lineRule="auto"/>
        <w:rPr>
          <w:rFonts w:ascii="Arial" w:eastAsia="Arial" w:hAnsi="Arial" w:cs="Arial"/>
        </w:rPr>
      </w:pPr>
      <w:r>
        <w:rPr>
          <w:rFonts w:ascii="Arial" w:eastAsia="Arial" w:hAnsi="Arial" w:cs="Arial"/>
          <w:b/>
        </w:rPr>
        <w:t xml:space="preserve">Figure 2: Brain activity predicts desire to know more about vehicles. </w:t>
      </w:r>
      <w:r>
        <w:rPr>
          <w:rFonts w:ascii="Arial" w:eastAsia="Arial" w:hAnsi="Arial" w:cs="Arial"/>
        </w:rPr>
        <w:t xml:space="preserve">Left plots depict the 2022 sample and right plots depict the 2023 sample. </w:t>
      </w:r>
    </w:p>
    <w:p w14:paraId="57AE14D4" w14:textId="13B36CC2" w:rsidR="00B25511" w:rsidRDefault="009D41E2">
      <w:pPr>
        <w:spacing w:line="480" w:lineRule="auto"/>
        <w:rPr>
          <w:rFonts w:ascii="Arial" w:eastAsia="Arial" w:hAnsi="Arial" w:cs="Arial"/>
        </w:rPr>
      </w:pPr>
      <w:ins w:id="32" w:author="Nicole Deng" w:date="2025-08-04T15:55:00Z" w16du:dateUtc="2025-08-04T22:55:00Z">
        <w:r>
          <w:rPr>
            <w:rFonts w:ascii="Arial" w:eastAsia="Arial" w:hAnsi="Arial" w:cs="Arial"/>
            <w:b/>
            <w:noProof/>
          </w:rPr>
          <w:lastRenderedPageBreak/>
          <w:drawing>
            <wp:inline distT="0" distB="0" distL="0" distR="0" wp14:anchorId="30DEED27" wp14:editId="608DE39C">
              <wp:extent cx="5943600" cy="3658870"/>
              <wp:effectExtent l="0" t="0" r="0" b="0"/>
              <wp:docPr id="1870175451" name="Picture 7"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5451" name="Picture 7" descr="A graph of different types of data&#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658870"/>
                      </a:xfrm>
                      <a:prstGeom prst="rect">
                        <a:avLst/>
                      </a:prstGeom>
                    </pic:spPr>
                  </pic:pic>
                </a:graphicData>
              </a:graphic>
            </wp:inline>
          </w:drawing>
        </w:r>
      </w:ins>
    </w:p>
    <w:p w14:paraId="4C61E94C" w14:textId="77777777" w:rsidR="00B25511" w:rsidRDefault="00B25511">
      <w:pPr>
        <w:spacing w:line="480" w:lineRule="auto"/>
        <w:rPr>
          <w:rFonts w:ascii="Arial" w:eastAsia="Arial" w:hAnsi="Arial" w:cs="Arial"/>
        </w:rPr>
      </w:pPr>
    </w:p>
    <w:p w14:paraId="633FF21B" w14:textId="2BCE3B0C" w:rsidR="00B25511" w:rsidRDefault="00000000">
      <w:pPr>
        <w:spacing w:line="480" w:lineRule="auto"/>
        <w:rPr>
          <w:rFonts w:ascii="Arial" w:eastAsia="Arial" w:hAnsi="Arial" w:cs="Arial"/>
        </w:rPr>
      </w:pPr>
      <w:r>
        <w:rPr>
          <w:rFonts w:ascii="Arial" w:eastAsia="Arial" w:hAnsi="Arial" w:cs="Arial"/>
          <w:b/>
        </w:rPr>
        <w:t xml:space="preserve">Figure 3: Whole-brain statistical maps </w:t>
      </w:r>
      <w:r w:rsidR="00174EB7">
        <w:rPr>
          <w:rFonts w:ascii="Arial" w:eastAsia="Arial" w:hAnsi="Arial" w:cs="Arial"/>
          <w:b/>
        </w:rPr>
        <w:t xml:space="preserve">contrasting </w:t>
      </w:r>
      <w:r>
        <w:rPr>
          <w:rFonts w:ascii="Arial" w:eastAsia="Arial" w:hAnsi="Arial" w:cs="Arial"/>
          <w:b/>
        </w:rPr>
        <w:t xml:space="preserve">brain </w:t>
      </w:r>
      <w:r w:rsidR="00B149A7">
        <w:rPr>
          <w:rFonts w:ascii="Arial" w:eastAsia="Arial" w:hAnsi="Arial" w:cs="Arial"/>
          <w:b/>
        </w:rPr>
        <w:t>activity</w:t>
      </w:r>
      <w:r w:rsidR="00174EB7">
        <w:rPr>
          <w:rFonts w:ascii="Arial" w:eastAsia="Arial" w:hAnsi="Arial" w:cs="Arial"/>
          <w:b/>
        </w:rPr>
        <w:t xml:space="preserve"> </w:t>
      </w:r>
      <w:del w:id="33" w:author="Cynthia Wu" w:date="2025-08-13T15:20:00Z" w16du:dateUtc="2025-08-13T22:20:00Z">
        <w:r w:rsidDel="00E84D22">
          <w:rPr>
            <w:rFonts w:ascii="Arial" w:eastAsia="Arial" w:hAnsi="Arial" w:cs="Arial"/>
            <w:b/>
          </w:rPr>
          <w:delText>associated with</w:delText>
        </w:r>
      </w:del>
      <w:ins w:id="34" w:author="Cynthia Wu" w:date="2025-08-13T15:20:00Z" w16du:dateUtc="2025-08-13T22:20:00Z">
        <w:r w:rsidR="00E84D22">
          <w:rPr>
            <w:rFonts w:ascii="Arial" w:eastAsia="Arial" w:hAnsi="Arial" w:cs="Arial"/>
            <w:b/>
          </w:rPr>
          <w:t>predicting</w:t>
        </w:r>
      </w:ins>
      <w:r>
        <w:rPr>
          <w:rFonts w:ascii="Arial" w:eastAsia="Arial" w:hAnsi="Arial" w:cs="Arial"/>
          <w:b/>
        </w:rPr>
        <w:t xml:space="preserve"> individuals’ </w:t>
      </w:r>
      <w:r w:rsidR="00174EB7">
        <w:rPr>
          <w:rFonts w:ascii="Arial" w:eastAsia="Arial" w:hAnsi="Arial" w:cs="Arial"/>
          <w:b/>
        </w:rPr>
        <w:t xml:space="preserve">subsequently rated </w:t>
      </w:r>
      <w:r>
        <w:rPr>
          <w:rFonts w:ascii="Arial" w:eastAsia="Arial" w:hAnsi="Arial" w:cs="Arial"/>
          <w:b/>
        </w:rPr>
        <w:t xml:space="preserve">desire to know more about </w:t>
      </w:r>
      <w:ins w:id="35" w:author="Cynthia Wu" w:date="2025-08-13T15:20:00Z" w16du:dateUtc="2025-08-13T22:20:00Z">
        <w:r w:rsidR="00F6340A">
          <w:rPr>
            <w:rFonts w:ascii="Arial" w:eastAsia="Arial" w:hAnsi="Arial" w:cs="Arial"/>
            <w:b/>
          </w:rPr>
          <w:t xml:space="preserve">and </w:t>
        </w:r>
      </w:ins>
      <w:ins w:id="36" w:author="Cynthia Wu" w:date="2025-08-14T00:19:00Z" w16du:dateUtc="2025-08-14T07:19:00Z">
        <w:r w:rsidR="0003509E">
          <w:rPr>
            <w:rFonts w:ascii="Arial" w:eastAsia="Arial" w:hAnsi="Arial" w:cs="Arial"/>
            <w:b/>
          </w:rPr>
          <w:t xml:space="preserve">to </w:t>
        </w:r>
      </w:ins>
      <w:ins w:id="37" w:author="Cynthia Wu" w:date="2025-08-13T15:20:00Z" w16du:dateUtc="2025-08-13T22:20:00Z">
        <w:r w:rsidR="00F6340A">
          <w:rPr>
            <w:rFonts w:ascii="Arial" w:eastAsia="Arial" w:hAnsi="Arial" w:cs="Arial"/>
            <w:b/>
          </w:rPr>
          <w:t xml:space="preserve">purchase </w:t>
        </w:r>
      </w:ins>
      <w:r>
        <w:rPr>
          <w:rFonts w:ascii="Arial" w:eastAsia="Arial" w:hAnsi="Arial" w:cs="Arial"/>
          <w:b/>
        </w:rPr>
        <w:t>vehicles versus not.</w:t>
      </w:r>
      <w:r>
        <w:rPr>
          <w:rFonts w:ascii="Arial" w:eastAsia="Arial" w:hAnsi="Arial" w:cs="Arial"/>
        </w:rPr>
        <w:t xml:space="preserve"> Warm colors are positively associated with desire to know more </w:t>
      </w:r>
      <w:ins w:id="38" w:author="Cynthia Wu" w:date="2025-08-13T15:20:00Z" w16du:dateUtc="2025-08-13T22:20:00Z">
        <w:r w:rsidR="006D1A06">
          <w:rPr>
            <w:rFonts w:ascii="Arial" w:eastAsia="Arial" w:hAnsi="Arial" w:cs="Arial"/>
          </w:rPr>
          <w:t xml:space="preserve">or purchase </w:t>
        </w:r>
      </w:ins>
      <w:r>
        <w:rPr>
          <w:rFonts w:ascii="Arial" w:eastAsia="Arial" w:hAnsi="Arial" w:cs="Arial"/>
        </w:rPr>
        <w:t>(vs not; p&lt;0.01). Significant clusters appeared in bilateral striatum, including the NAcc) for both samples, as well as in the MPFC for the 2023 sample.</w:t>
      </w:r>
    </w:p>
    <w:p w14:paraId="2737EC6C" w14:textId="3F2F7F3E" w:rsidR="00B25511" w:rsidRDefault="00567C54">
      <w:pPr>
        <w:spacing w:line="480" w:lineRule="auto"/>
        <w:rPr>
          <w:rFonts w:ascii="Arial" w:eastAsia="Arial" w:hAnsi="Arial" w:cs="Arial"/>
        </w:rPr>
      </w:pPr>
      <w:ins w:id="39" w:author="Cynthia Wu" w:date="2025-08-14T00:22:00Z" w16du:dateUtc="2025-08-14T07:22:00Z">
        <w:r>
          <w:rPr>
            <w:rFonts w:ascii="Arial" w:eastAsia="Arial" w:hAnsi="Arial" w:cs="Arial"/>
            <w:noProof/>
          </w:rPr>
          <w:lastRenderedPageBreak/>
          <w:drawing>
            <wp:inline distT="0" distB="0" distL="0" distR="0" wp14:anchorId="2B3031C1" wp14:editId="5B1714CB">
              <wp:extent cx="5943600" cy="4305935"/>
              <wp:effectExtent l="0" t="0" r="0" b="0"/>
              <wp:docPr id="111212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27508" name="Picture 1112127508"/>
                      <pic:cNvPicPr/>
                    </pic:nvPicPr>
                    <pic:blipFill>
                      <a:blip r:embed="rId15"/>
                      <a:stretch>
                        <a:fillRect/>
                      </a:stretch>
                    </pic:blipFill>
                    <pic:spPr>
                      <a:xfrm>
                        <a:off x="0" y="0"/>
                        <a:ext cx="5943600" cy="4305935"/>
                      </a:xfrm>
                      <a:prstGeom prst="rect">
                        <a:avLst/>
                      </a:prstGeom>
                    </pic:spPr>
                  </pic:pic>
                </a:graphicData>
              </a:graphic>
            </wp:inline>
          </w:drawing>
        </w:r>
      </w:ins>
      <w:commentRangeStart w:id="40"/>
      <w:commentRangeEnd w:id="40"/>
      <w:r w:rsidR="009B3EC5">
        <w:commentReference w:id="40"/>
      </w:r>
    </w:p>
    <w:p w14:paraId="2775B351" w14:textId="2A698F90" w:rsidR="00B25511" w:rsidRDefault="00B25511">
      <w:pPr>
        <w:spacing w:line="480" w:lineRule="auto"/>
        <w:rPr>
          <w:rFonts w:ascii="Arial" w:eastAsia="Arial" w:hAnsi="Arial" w:cs="Arial"/>
        </w:rPr>
      </w:pPr>
    </w:p>
    <w:p w14:paraId="6273ACEA" w14:textId="0024CA48" w:rsidR="00B25511" w:rsidRDefault="00000000">
      <w:pPr>
        <w:spacing w:line="480" w:lineRule="auto"/>
        <w:rPr>
          <w:rFonts w:ascii="Arial" w:eastAsia="Arial" w:hAnsi="Arial" w:cs="Arial"/>
        </w:rPr>
      </w:pPr>
      <w:r>
        <w:rPr>
          <w:rFonts w:ascii="Arial" w:eastAsia="Arial" w:hAnsi="Arial" w:cs="Arial"/>
          <w:i/>
        </w:rPr>
        <w:t>Forecasting changes in market demand</w:t>
      </w:r>
      <w:r>
        <w:rPr>
          <w:rFonts w:ascii="Arial" w:eastAsia="Arial" w:hAnsi="Arial" w:cs="Arial"/>
        </w:rPr>
        <w:t xml:space="preserve">: Linear regression models tested whether vehicle </w:t>
      </w:r>
      <w:r w:rsidR="00A83BE7">
        <w:rPr>
          <w:rFonts w:ascii="Arial" w:eastAsia="Arial" w:hAnsi="Arial" w:cs="Arial"/>
        </w:rPr>
        <w:t>features</w:t>
      </w:r>
      <w:r>
        <w:rPr>
          <w:rFonts w:ascii="Arial" w:eastAsia="Arial" w:hAnsi="Arial" w:cs="Arial"/>
        </w:rPr>
        <w:t>, behavioral ratings, brain activity</w:t>
      </w:r>
      <w:r w:rsidR="00A83BE7">
        <w:rPr>
          <w:rFonts w:ascii="Arial" w:eastAsia="Arial" w:hAnsi="Arial" w:cs="Arial"/>
        </w:rPr>
        <w:t>, and their combination</w:t>
      </w:r>
      <w:r>
        <w:rPr>
          <w:rFonts w:ascii="Arial" w:eastAsia="Arial" w:hAnsi="Arial" w:cs="Arial"/>
        </w:rPr>
        <w:t xml:space="preserve"> forecast yearly changes in vehicle sales (Table 2). Vehicle regression models revealed that </w:t>
      </w:r>
      <w:del w:id="41" w:author="Cynthia Wu" w:date="2025-08-14T23:23:00Z" w16du:dateUtc="2025-08-15T06:23:00Z">
        <w:r w:rsidR="00A83BE7" w:rsidDel="00AE3616">
          <w:rPr>
            <w:rFonts w:ascii="Arial" w:eastAsia="Arial" w:hAnsi="Arial" w:cs="Arial"/>
          </w:rPr>
          <w:delText xml:space="preserve">electric </w:delText>
        </w:r>
      </w:del>
      <w:r>
        <w:rPr>
          <w:rFonts w:ascii="Arial" w:eastAsia="Arial" w:hAnsi="Arial" w:cs="Arial"/>
        </w:rPr>
        <w:t xml:space="preserve">powertrain did not significantly forecast changes in market demand in 2022 (β = 456.32, </w:t>
      </w:r>
      <w:r>
        <w:rPr>
          <w:rFonts w:ascii="Arial" w:eastAsia="Arial" w:hAnsi="Arial" w:cs="Arial"/>
          <w:i/>
        </w:rPr>
        <w:t>p</w:t>
      </w:r>
      <w:r>
        <w:rPr>
          <w:rFonts w:ascii="Arial" w:eastAsia="Arial" w:hAnsi="Arial" w:cs="Arial"/>
        </w:rPr>
        <w:t xml:space="preserve"> = 0.107) but </w:t>
      </w:r>
      <w:r w:rsidR="00A83BE7">
        <w:rPr>
          <w:rFonts w:ascii="Arial" w:eastAsia="Arial" w:hAnsi="Arial" w:cs="Arial"/>
        </w:rPr>
        <w:t>did</w:t>
      </w:r>
      <w:r>
        <w:rPr>
          <w:rFonts w:ascii="Arial" w:eastAsia="Arial" w:hAnsi="Arial" w:cs="Arial"/>
        </w:rPr>
        <w:t xml:space="preserve"> in 2023 (β = 339.69, </w:t>
      </w:r>
      <w:r>
        <w:rPr>
          <w:rFonts w:ascii="Arial" w:eastAsia="Arial" w:hAnsi="Arial" w:cs="Arial"/>
          <w:i/>
        </w:rPr>
        <w:t>p</w:t>
      </w:r>
      <w:r>
        <w:rPr>
          <w:rFonts w:ascii="Arial" w:eastAsia="Arial" w:hAnsi="Arial" w:cs="Arial"/>
        </w:rPr>
        <w:t xml:space="preserve"> = 0.019). Behavior </w:t>
      </w:r>
      <w:r w:rsidR="00A83BE7">
        <w:rPr>
          <w:rFonts w:ascii="Arial" w:eastAsia="Arial" w:hAnsi="Arial" w:cs="Arial"/>
        </w:rPr>
        <w:t xml:space="preserve">ratings </w:t>
      </w:r>
      <w:r>
        <w:rPr>
          <w:rFonts w:ascii="Arial" w:eastAsia="Arial" w:hAnsi="Arial" w:cs="Arial"/>
        </w:rPr>
        <w:t xml:space="preserve">regression models revealed that desire to know more did not significantly forecast demand in 2022 but marginally </w:t>
      </w:r>
      <w:r w:rsidR="00A83BE7">
        <w:rPr>
          <w:rFonts w:ascii="Arial" w:eastAsia="Arial" w:hAnsi="Arial" w:cs="Arial"/>
        </w:rPr>
        <w:t>did</w:t>
      </w:r>
      <w:r>
        <w:rPr>
          <w:rFonts w:ascii="Arial" w:eastAsia="Arial" w:hAnsi="Arial" w:cs="Arial"/>
        </w:rPr>
        <w:t xml:space="preserve"> in 2023 (2022: β = 281.39, </w:t>
      </w:r>
      <w:r>
        <w:rPr>
          <w:rFonts w:ascii="Arial" w:eastAsia="Arial" w:hAnsi="Arial" w:cs="Arial"/>
          <w:i/>
        </w:rPr>
        <w:t>p</w:t>
      </w:r>
      <w:r>
        <w:rPr>
          <w:rFonts w:ascii="Arial" w:eastAsia="Arial" w:hAnsi="Arial" w:cs="Arial"/>
        </w:rPr>
        <w:t xml:space="preserve"> = 0.151; 2023: β = 319.12, </w:t>
      </w:r>
      <w:r>
        <w:rPr>
          <w:rFonts w:ascii="Arial" w:eastAsia="Arial" w:hAnsi="Arial" w:cs="Arial"/>
          <w:i/>
        </w:rPr>
        <w:t>p</w:t>
      </w:r>
      <w:r>
        <w:rPr>
          <w:rFonts w:ascii="Arial" w:eastAsia="Arial" w:hAnsi="Arial" w:cs="Arial"/>
        </w:rPr>
        <w:t xml:space="preserve"> = 0.091). Brain activity regression models, however, revealed that normalized NAcc activity forecast </w:t>
      </w:r>
      <w:r w:rsidR="00A83BE7">
        <w:rPr>
          <w:rFonts w:ascii="Arial" w:eastAsia="Arial" w:hAnsi="Arial" w:cs="Arial"/>
        </w:rPr>
        <w:t xml:space="preserve">positive </w:t>
      </w:r>
      <w:r>
        <w:rPr>
          <w:rFonts w:ascii="Arial" w:eastAsia="Arial" w:hAnsi="Arial" w:cs="Arial"/>
        </w:rPr>
        <w:t xml:space="preserve">changes in market demand in both 2022 (β = 1267.74, </w:t>
      </w:r>
      <w:r>
        <w:rPr>
          <w:rFonts w:ascii="Arial" w:eastAsia="Arial" w:hAnsi="Arial" w:cs="Arial"/>
          <w:i/>
        </w:rPr>
        <w:t>p</w:t>
      </w:r>
      <w:r>
        <w:rPr>
          <w:rFonts w:ascii="Arial" w:eastAsia="Arial" w:hAnsi="Arial" w:cs="Arial"/>
        </w:rPr>
        <w:t xml:space="preserve"> = 0.002) and 2023 (β = </w:t>
      </w:r>
      <w:r>
        <w:rPr>
          <w:rFonts w:ascii="Arial" w:eastAsia="Arial" w:hAnsi="Arial" w:cs="Arial"/>
        </w:rPr>
        <w:lastRenderedPageBreak/>
        <w:t xml:space="preserve">1300.41, </w:t>
      </w:r>
      <w:r>
        <w:rPr>
          <w:rFonts w:ascii="Arial" w:eastAsia="Arial" w:hAnsi="Arial" w:cs="Arial"/>
          <w:i/>
        </w:rPr>
        <w:t>p</w:t>
      </w:r>
      <w:r>
        <w:rPr>
          <w:rFonts w:ascii="Arial" w:eastAsia="Arial" w:hAnsi="Arial" w:cs="Arial"/>
        </w:rPr>
        <w:t xml:space="preserve"> = 0.031), while MPFC and AIns activity did not (</w:t>
      </w:r>
      <w:r>
        <w:rPr>
          <w:rFonts w:ascii="Arial" w:eastAsia="Arial" w:hAnsi="Arial" w:cs="Arial"/>
          <w:i/>
        </w:rPr>
        <w:t>ps</w:t>
      </w:r>
      <w:r>
        <w:rPr>
          <w:rFonts w:ascii="Arial" w:eastAsia="Arial" w:hAnsi="Arial" w:cs="Arial"/>
        </w:rPr>
        <w:t xml:space="preserve"> &gt; 0.5</w:t>
      </w:r>
      <w:ins w:id="42" w:author="Cynthia Wu" w:date="2025-08-14T23:24:00Z" w16du:dateUtc="2025-08-15T06:24:00Z">
        <w:r w:rsidR="00AE3616">
          <w:rPr>
            <w:rFonts w:ascii="Arial" w:eastAsia="Arial" w:hAnsi="Arial" w:cs="Arial"/>
          </w:rPr>
          <w:t>0</w:t>
        </w:r>
      </w:ins>
      <w:r>
        <w:rPr>
          <w:rFonts w:ascii="Arial" w:eastAsia="Arial" w:hAnsi="Arial" w:cs="Arial"/>
        </w:rPr>
        <w:t xml:space="preserve">). Combined models confirmed that NAcc activity remained significant in both 2022 (β = 1268.22, </w:t>
      </w:r>
      <w:r>
        <w:rPr>
          <w:rFonts w:ascii="Arial" w:eastAsia="Arial" w:hAnsi="Arial" w:cs="Arial"/>
          <w:i/>
        </w:rPr>
        <w:t>p</w:t>
      </w:r>
      <w:r>
        <w:rPr>
          <w:rFonts w:ascii="Arial" w:eastAsia="Arial" w:hAnsi="Arial" w:cs="Arial"/>
        </w:rPr>
        <w:t xml:space="preserve"> = 0.006) and 2023 (β = 1231.87, </w:t>
      </w:r>
      <w:r>
        <w:rPr>
          <w:rFonts w:ascii="Arial" w:eastAsia="Arial" w:hAnsi="Arial" w:cs="Arial"/>
          <w:i/>
        </w:rPr>
        <w:t>p</w:t>
      </w:r>
      <w:r>
        <w:rPr>
          <w:rFonts w:ascii="Arial" w:eastAsia="Arial" w:hAnsi="Arial" w:cs="Arial"/>
        </w:rPr>
        <w:t xml:space="preserve"> = 0.048)</w:t>
      </w:r>
      <w:ins w:id="43" w:author="Cynthia Wu" w:date="2025-08-14T23:24:00Z" w16du:dateUtc="2025-08-15T06:24:00Z">
        <w:r w:rsidR="00AE3616">
          <w:rPr>
            <w:rFonts w:ascii="Arial" w:eastAsia="Arial" w:hAnsi="Arial" w:cs="Arial"/>
          </w:rPr>
          <w:t xml:space="preserve"> samples</w:t>
        </w:r>
      </w:ins>
      <w:r>
        <w:rPr>
          <w:rFonts w:ascii="Arial" w:eastAsia="Arial" w:hAnsi="Arial" w:cs="Arial"/>
        </w:rPr>
        <w:t xml:space="preserve">, while powertrain forecast demand only </w:t>
      </w:r>
      <w:r w:rsidR="00A83BE7">
        <w:rPr>
          <w:rFonts w:ascii="Arial" w:eastAsia="Arial" w:hAnsi="Arial" w:cs="Arial"/>
        </w:rPr>
        <w:t xml:space="preserve">showed a similar trend </w:t>
      </w:r>
      <w:r>
        <w:rPr>
          <w:rFonts w:ascii="Arial" w:eastAsia="Arial" w:hAnsi="Arial" w:cs="Arial"/>
        </w:rPr>
        <w:t xml:space="preserve">in </w:t>
      </w:r>
      <w:ins w:id="44" w:author="Cynthia Wu" w:date="2025-08-14T23:24:00Z" w16du:dateUtc="2025-08-15T06:24:00Z">
        <w:r w:rsidR="00DA199D">
          <w:rPr>
            <w:rFonts w:ascii="Arial" w:eastAsia="Arial" w:hAnsi="Arial" w:cs="Arial"/>
          </w:rPr>
          <w:t xml:space="preserve">the </w:t>
        </w:r>
      </w:ins>
      <w:r>
        <w:rPr>
          <w:rFonts w:ascii="Arial" w:eastAsia="Arial" w:hAnsi="Arial" w:cs="Arial"/>
        </w:rPr>
        <w:t xml:space="preserve">2023 </w:t>
      </w:r>
      <w:ins w:id="45" w:author="Cynthia Wu" w:date="2025-08-14T23:24:00Z" w16du:dateUtc="2025-08-15T06:24:00Z">
        <w:r w:rsidR="00DA199D">
          <w:rPr>
            <w:rFonts w:ascii="Arial" w:eastAsia="Arial" w:hAnsi="Arial" w:cs="Arial"/>
          </w:rPr>
          <w:t xml:space="preserve">sample </w:t>
        </w:r>
      </w:ins>
      <w:r>
        <w:rPr>
          <w:rFonts w:ascii="Arial" w:eastAsia="Arial" w:hAnsi="Arial" w:cs="Arial"/>
        </w:rPr>
        <w:t xml:space="preserve">(β = 368.21, </w:t>
      </w:r>
      <w:r>
        <w:rPr>
          <w:rFonts w:ascii="Arial" w:eastAsia="Arial" w:hAnsi="Arial" w:cs="Arial"/>
          <w:i/>
        </w:rPr>
        <w:t>p</w:t>
      </w:r>
      <w:r>
        <w:rPr>
          <w:rFonts w:ascii="Arial" w:eastAsia="Arial" w:hAnsi="Arial" w:cs="Arial"/>
        </w:rPr>
        <w:t xml:space="preserve"> = 0.055).  For 2022, the brain activity regression model performed best (R² = 0.440), while in 2023, the combined regression model performed best (R² = 0.326)</w:t>
      </w:r>
      <w:ins w:id="46" w:author="Brian D Knutson" w:date="2025-07-22T17:31:00Z" w16du:dateUtc="2025-07-23T00:31:00Z">
        <w:r w:rsidR="009950EC">
          <w:rPr>
            <w:rFonts w:ascii="Arial" w:eastAsia="Arial" w:hAnsi="Arial" w:cs="Arial"/>
          </w:rPr>
          <w:t>(see also Supplementary Table 2)</w:t>
        </w:r>
      </w:ins>
      <w:r>
        <w:rPr>
          <w:rFonts w:ascii="Arial" w:eastAsia="Arial" w:hAnsi="Arial" w:cs="Arial"/>
        </w:rPr>
        <w:t xml:space="preserve">. Additionally, in a confirmatory analysis that pooled vehicle‑level data across both samples, </w:t>
      </w:r>
      <w:r w:rsidR="00A83BE7">
        <w:rPr>
          <w:rFonts w:ascii="Arial" w:eastAsia="Arial" w:hAnsi="Arial" w:cs="Arial"/>
        </w:rPr>
        <w:t xml:space="preserve">the </w:t>
      </w:r>
      <w:r>
        <w:rPr>
          <w:rFonts w:ascii="Arial" w:eastAsia="Arial" w:hAnsi="Arial" w:cs="Arial"/>
        </w:rPr>
        <w:t xml:space="preserve">NAcc </w:t>
      </w:r>
      <w:r w:rsidR="00A83BE7">
        <w:rPr>
          <w:rFonts w:ascii="Arial" w:eastAsia="Arial" w:hAnsi="Arial" w:cs="Arial"/>
        </w:rPr>
        <w:t>activity</w:t>
      </w:r>
      <w:r>
        <w:rPr>
          <w:rFonts w:ascii="Arial" w:eastAsia="Arial" w:hAnsi="Arial" w:cs="Arial"/>
        </w:rPr>
        <w:t xml:space="preserve"> forecast </w:t>
      </w:r>
      <w:r w:rsidR="00A83BE7">
        <w:rPr>
          <w:rFonts w:ascii="Arial" w:eastAsia="Arial" w:hAnsi="Arial" w:cs="Arial"/>
        </w:rPr>
        <w:t>of c</w:t>
      </w:r>
      <w:r>
        <w:rPr>
          <w:rFonts w:ascii="Arial" w:eastAsia="Arial" w:hAnsi="Arial" w:cs="Arial"/>
        </w:rPr>
        <w:t xml:space="preserve">hanges in market demand generalized across samples (r = 0.59, </w:t>
      </w:r>
      <w:r>
        <w:rPr>
          <w:rFonts w:ascii="Arial" w:eastAsia="Arial" w:hAnsi="Arial" w:cs="Arial"/>
          <w:i/>
        </w:rPr>
        <w:t>p</w:t>
      </w:r>
      <w:r>
        <w:rPr>
          <w:rFonts w:ascii="Arial" w:eastAsia="Arial" w:hAnsi="Arial" w:cs="Arial"/>
        </w:rPr>
        <w:t xml:space="preserve"> = 5.2 × 10⁻⁶), while </w:t>
      </w:r>
      <w:r w:rsidR="00A83BE7">
        <w:rPr>
          <w:rFonts w:ascii="Arial" w:eastAsia="Arial" w:hAnsi="Arial" w:cs="Arial"/>
        </w:rPr>
        <w:t>remaining</w:t>
      </w:r>
      <w:r>
        <w:rPr>
          <w:rFonts w:ascii="Arial" w:eastAsia="Arial" w:hAnsi="Arial" w:cs="Arial"/>
        </w:rPr>
        <w:t xml:space="preserve"> unrelated to average annual sales (r = 0.085, </w:t>
      </w:r>
      <w:r>
        <w:rPr>
          <w:rFonts w:ascii="Arial" w:eastAsia="Arial" w:hAnsi="Arial" w:cs="Arial"/>
          <w:i/>
        </w:rPr>
        <w:t>p</w:t>
      </w:r>
      <w:r>
        <w:rPr>
          <w:rFonts w:ascii="Arial" w:eastAsia="Arial" w:hAnsi="Arial" w:cs="Arial"/>
        </w:rPr>
        <w:t xml:space="preserve"> = 0.36; </w:t>
      </w:r>
      <w:ins w:id="47" w:author="Brian D Knutson" w:date="2025-07-22T17:32:00Z" w16du:dateUtc="2025-07-23T00:32:00Z">
        <w:r w:rsidR="00BE59FA">
          <w:rPr>
            <w:rFonts w:ascii="Arial" w:eastAsia="Arial" w:hAnsi="Arial" w:cs="Arial"/>
          </w:rPr>
          <w:t xml:space="preserve">Supplementary </w:t>
        </w:r>
      </w:ins>
      <w:r>
        <w:rPr>
          <w:rFonts w:ascii="Arial" w:eastAsia="Arial" w:hAnsi="Arial" w:cs="Arial"/>
        </w:rPr>
        <w:t>Figure </w:t>
      </w:r>
      <w:ins w:id="48" w:author="Brian D Knutson" w:date="2025-07-22T17:32:00Z" w16du:dateUtc="2025-07-23T00:32:00Z">
        <w:r w:rsidR="00BE59FA">
          <w:rPr>
            <w:rFonts w:ascii="Arial" w:eastAsia="Arial" w:hAnsi="Arial" w:cs="Arial"/>
          </w:rPr>
          <w:t>8</w:t>
        </w:r>
      </w:ins>
      <w:del w:id="49" w:author="Brian D Knutson" w:date="2025-07-22T17:32:00Z" w16du:dateUtc="2025-07-23T00:32:00Z">
        <w:r w:rsidR="00600874" w:rsidDel="00BE59FA">
          <w:rPr>
            <w:rFonts w:ascii="Arial" w:eastAsia="Arial" w:hAnsi="Arial" w:cs="Arial"/>
          </w:rPr>
          <w:delText>4</w:delText>
        </w:r>
      </w:del>
      <w:r>
        <w:rPr>
          <w:rFonts w:ascii="Arial" w:eastAsia="Arial" w:hAnsi="Arial" w:cs="Arial"/>
        </w:rPr>
        <w:t>).</w:t>
      </w:r>
      <w:r w:rsidR="00B149A7">
        <w:rPr>
          <w:rFonts w:ascii="Arial" w:eastAsia="Arial" w:hAnsi="Arial" w:cs="Arial"/>
        </w:rPr>
        <w:t xml:space="preserve"> </w:t>
      </w:r>
      <w:r>
        <w:rPr>
          <w:rFonts w:ascii="Arial" w:eastAsia="Arial" w:hAnsi="Arial" w:cs="Arial"/>
        </w:rPr>
        <w:t xml:space="preserve">Together, these convergent findings indicated that normalized NAcc brain activity (but not vehicle features or behavioral ratings) supported the most robust forecasts of changes in market demand in 2022 as well as 2023.  </w:t>
      </w:r>
    </w:p>
    <w:p w14:paraId="0ABD75C3" w14:textId="77777777" w:rsidR="00B25511" w:rsidRDefault="00B25511">
      <w:pPr>
        <w:spacing w:line="480" w:lineRule="auto"/>
        <w:rPr>
          <w:rFonts w:ascii="Arial" w:eastAsia="Arial" w:hAnsi="Arial" w:cs="Arial"/>
        </w:rPr>
      </w:pPr>
    </w:p>
    <w:p w14:paraId="215B6AC5" w14:textId="77777777" w:rsidR="00B25511" w:rsidRDefault="00000000">
      <w:pPr>
        <w:spacing w:line="480" w:lineRule="auto"/>
        <w:rPr>
          <w:rFonts w:ascii="Arial" w:eastAsia="Arial" w:hAnsi="Arial" w:cs="Arial"/>
          <w:b/>
        </w:rPr>
      </w:pPr>
      <w:r>
        <w:rPr>
          <w:rFonts w:ascii="Arial" w:eastAsia="Arial" w:hAnsi="Arial" w:cs="Arial"/>
          <w:b/>
        </w:rPr>
        <w:t>Table 2: Regression models forecasting changes in aggregate market demand with vehicle features, behavioral ratings, brain activity, and their combination.</w:t>
      </w:r>
    </w:p>
    <w:p w14:paraId="4B1BD27F" w14:textId="77777777" w:rsidR="00B25511" w:rsidRDefault="00B25511">
      <w:pPr>
        <w:spacing w:line="480" w:lineRule="auto"/>
        <w:jc w:val="center"/>
        <w:rPr>
          <w:rFonts w:ascii="Arial" w:eastAsia="Arial" w:hAnsi="Arial" w:cs="Arial"/>
        </w:rPr>
      </w:pPr>
    </w:p>
    <w:p w14:paraId="05671E31" w14:textId="17292C15" w:rsidR="00B25511" w:rsidRDefault="009B3EC5">
      <w:pPr>
        <w:spacing w:line="480" w:lineRule="auto"/>
        <w:jc w:val="center"/>
        <w:rPr>
          <w:rFonts w:ascii="Arial" w:eastAsia="Arial" w:hAnsi="Arial" w:cs="Arial"/>
          <w:b/>
        </w:rPr>
      </w:pPr>
      <w:ins w:id="50" w:author="Nicole Deng" w:date="2025-08-03T16:57:00Z" w16du:dateUtc="2025-08-03T23:57:00Z">
        <w:r>
          <w:rPr>
            <w:rFonts w:ascii="Arial" w:eastAsia="Arial" w:hAnsi="Arial" w:cs="Arial"/>
            <w:b/>
            <w:noProof/>
          </w:rPr>
          <w:lastRenderedPageBreak/>
          <w:drawing>
            <wp:inline distT="0" distB="0" distL="0" distR="0" wp14:anchorId="218CCDEA" wp14:editId="4F99D2C6">
              <wp:extent cx="5943600" cy="4438650"/>
              <wp:effectExtent l="0" t="0" r="0" b="6350"/>
              <wp:docPr id="550769475" name="Picture 3"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69475" name="Picture 3" descr="A table with numbers and a number of object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438650"/>
                      </a:xfrm>
                      <a:prstGeom prst="rect">
                        <a:avLst/>
                      </a:prstGeom>
                    </pic:spPr>
                  </pic:pic>
                </a:graphicData>
              </a:graphic>
            </wp:inline>
          </w:drawing>
        </w:r>
      </w:ins>
      <w:del w:id="51" w:author="Nicole Deng" w:date="2025-08-03T16:57:00Z" w16du:dateUtc="2025-08-03T23:57:00Z">
        <w:r w:rsidDel="009B3EC5">
          <w:rPr>
            <w:rFonts w:ascii="Arial" w:eastAsia="Arial" w:hAnsi="Arial" w:cs="Arial"/>
            <w:b/>
            <w:noProof/>
          </w:rPr>
          <w:drawing>
            <wp:inline distT="114300" distB="114300" distL="114300" distR="114300" wp14:anchorId="17009036" wp14:editId="2B5BD681">
              <wp:extent cx="5943600" cy="4076700"/>
              <wp:effectExtent l="0" t="0" r="0" b="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5943600" cy="4076700"/>
                      </a:xfrm>
                      <a:prstGeom prst="rect">
                        <a:avLst/>
                      </a:prstGeom>
                      <a:ln/>
                    </pic:spPr>
                  </pic:pic>
                </a:graphicData>
              </a:graphic>
            </wp:inline>
          </w:drawing>
        </w:r>
      </w:del>
    </w:p>
    <w:p w14:paraId="5FFDFF49" w14:textId="77777777" w:rsidR="00B25511" w:rsidRDefault="00B25511">
      <w:pPr>
        <w:spacing w:line="480" w:lineRule="auto"/>
        <w:rPr>
          <w:rFonts w:ascii="Arial" w:eastAsia="Arial" w:hAnsi="Arial" w:cs="Arial"/>
        </w:rPr>
      </w:pPr>
    </w:p>
    <w:p w14:paraId="2E378A48" w14:textId="137E57DF" w:rsidR="00B25511" w:rsidRDefault="00000000">
      <w:pPr>
        <w:spacing w:line="480" w:lineRule="auto"/>
        <w:rPr>
          <w:rFonts w:ascii="Arial" w:eastAsia="Arial" w:hAnsi="Arial" w:cs="Arial"/>
        </w:rPr>
      </w:pPr>
      <w:r>
        <w:rPr>
          <w:rFonts w:ascii="Arial" w:eastAsia="Arial" w:hAnsi="Arial" w:cs="Arial"/>
          <w:i/>
        </w:rPr>
        <w:t>Backcasting retrospective changes in market demand</w:t>
      </w:r>
      <w:r>
        <w:rPr>
          <w:rFonts w:ascii="Arial" w:eastAsia="Arial" w:hAnsi="Arial" w:cs="Arial"/>
        </w:rPr>
        <w:t xml:space="preserve">. To verify the temporal specificity of forecasts, the same regression models were applied to “backcast” changes in market demand during the previous year (i.e., 2021 for the 2022 sample and 2022 for the 2023 sample). Unlike forecasting regression </w:t>
      </w:r>
      <w:r w:rsidR="009B63E6">
        <w:rPr>
          <w:rFonts w:ascii="Arial" w:eastAsia="Arial" w:hAnsi="Arial" w:cs="Arial"/>
        </w:rPr>
        <w:t>results</w:t>
      </w:r>
      <w:r>
        <w:rPr>
          <w:rFonts w:ascii="Arial" w:eastAsia="Arial" w:hAnsi="Arial" w:cs="Arial"/>
        </w:rPr>
        <w:t>, these backcasting regression models indicated that neither vehicle features nor brain activity backcast previous change in demand (Table 3).</w:t>
      </w:r>
      <w:r w:rsidR="005021CF">
        <w:rPr>
          <w:rFonts w:ascii="Arial" w:eastAsia="Arial" w:hAnsi="Arial" w:cs="Arial"/>
        </w:rPr>
        <w:t xml:space="preserve"> </w:t>
      </w:r>
      <w:r>
        <w:rPr>
          <w:rFonts w:ascii="Arial" w:eastAsia="Arial" w:hAnsi="Arial" w:cs="Arial"/>
        </w:rPr>
        <w:t>Desire to know more about vehicles, however, trended towards backcasting previous change in demand in the combined models for both 2022 (β =</w:t>
      </w:r>
      <w:r w:rsidR="00000473">
        <w:rPr>
          <w:rFonts w:ascii="Arial" w:eastAsia="Arial" w:hAnsi="Arial" w:cs="Arial"/>
        </w:rPr>
        <w:t>786.60</w:t>
      </w:r>
      <w:r>
        <w:rPr>
          <w:rFonts w:ascii="Arial" w:eastAsia="Arial" w:hAnsi="Arial" w:cs="Arial"/>
        </w:rPr>
        <w:t xml:space="preserve">, </w:t>
      </w:r>
      <w:r>
        <w:rPr>
          <w:rFonts w:ascii="Arial" w:eastAsia="Arial" w:hAnsi="Arial" w:cs="Arial"/>
          <w:i/>
        </w:rPr>
        <w:t>p</w:t>
      </w:r>
      <w:r>
        <w:rPr>
          <w:rFonts w:ascii="Arial" w:eastAsia="Arial" w:hAnsi="Arial" w:cs="Arial"/>
        </w:rPr>
        <w:t> = 0.0</w:t>
      </w:r>
      <w:r w:rsidR="00000473">
        <w:rPr>
          <w:rFonts w:ascii="Arial" w:eastAsia="Arial" w:hAnsi="Arial" w:cs="Arial"/>
        </w:rPr>
        <w:t>83</w:t>
      </w:r>
      <w:r>
        <w:rPr>
          <w:rFonts w:ascii="Arial" w:eastAsia="Arial" w:hAnsi="Arial" w:cs="Arial"/>
        </w:rPr>
        <w:t>) and 2023 samples (β =</w:t>
      </w:r>
      <w:r w:rsidR="00000473">
        <w:rPr>
          <w:rFonts w:ascii="Arial" w:eastAsia="Arial" w:hAnsi="Arial" w:cs="Arial"/>
        </w:rPr>
        <w:t xml:space="preserve"> 662</w:t>
      </w:r>
      <w:r>
        <w:rPr>
          <w:rFonts w:ascii="Arial" w:eastAsia="Arial" w:hAnsi="Arial" w:cs="Arial"/>
        </w:rPr>
        <w:t>.</w:t>
      </w:r>
      <w:r w:rsidR="00000473">
        <w:rPr>
          <w:rFonts w:ascii="Arial" w:eastAsia="Arial" w:hAnsi="Arial" w:cs="Arial"/>
        </w:rPr>
        <w:t>83</w:t>
      </w:r>
      <w:r>
        <w:rPr>
          <w:rFonts w:ascii="Arial" w:eastAsia="Arial" w:hAnsi="Arial" w:cs="Arial"/>
        </w:rPr>
        <w:t xml:space="preserve">, </w:t>
      </w:r>
      <w:r>
        <w:rPr>
          <w:rFonts w:ascii="Arial" w:eastAsia="Arial" w:hAnsi="Arial" w:cs="Arial"/>
          <w:i/>
        </w:rPr>
        <w:t>p</w:t>
      </w:r>
      <w:r>
        <w:rPr>
          <w:rFonts w:ascii="Arial" w:eastAsia="Arial" w:hAnsi="Arial" w:cs="Arial"/>
        </w:rPr>
        <w:t> = 0.</w:t>
      </w:r>
      <w:r w:rsidR="00000473">
        <w:rPr>
          <w:rFonts w:ascii="Arial" w:eastAsia="Arial" w:hAnsi="Arial" w:cs="Arial"/>
        </w:rPr>
        <w:t>08</w:t>
      </w:r>
      <w:r w:rsidR="00157319">
        <w:rPr>
          <w:rFonts w:ascii="Arial" w:eastAsia="Arial" w:hAnsi="Arial" w:cs="Arial"/>
        </w:rPr>
        <w:t>4</w:t>
      </w:r>
      <w:r>
        <w:rPr>
          <w:rFonts w:ascii="Arial" w:eastAsia="Arial" w:hAnsi="Arial" w:cs="Arial"/>
        </w:rPr>
        <w:t xml:space="preserve">). These retrospective associations were more robust when desire to purchase was substituted for desire to </w:t>
      </w:r>
      <w:r>
        <w:rPr>
          <w:rFonts w:ascii="Arial" w:eastAsia="Arial" w:hAnsi="Arial" w:cs="Arial"/>
        </w:rPr>
        <w:lastRenderedPageBreak/>
        <w:t>know more</w:t>
      </w:r>
      <w:r w:rsidR="005021CF">
        <w:rPr>
          <w:rFonts w:ascii="Arial" w:eastAsia="Arial" w:hAnsi="Arial" w:cs="Arial"/>
        </w:rPr>
        <w:t xml:space="preserve"> in the models</w:t>
      </w:r>
      <w:ins w:id="52" w:author="Brian D Knutson" w:date="2025-07-22T17:33:00Z" w16du:dateUtc="2025-07-23T00:33:00Z">
        <w:r w:rsidR="00A4178C">
          <w:rPr>
            <w:rFonts w:ascii="Arial" w:eastAsia="Arial" w:hAnsi="Arial" w:cs="Arial"/>
          </w:rPr>
          <w:t xml:space="preserve"> (Supplementary Table 3)</w:t>
        </w:r>
      </w:ins>
      <w:r>
        <w:rPr>
          <w:rFonts w:ascii="Arial" w:eastAsia="Arial" w:hAnsi="Arial" w:cs="Arial"/>
        </w:rPr>
        <w:t xml:space="preserve">. Specifically, purchase ratings backcast previous changes in demand in both the 2022 (β = 694.3, </w:t>
      </w:r>
      <w:r>
        <w:rPr>
          <w:rFonts w:ascii="Arial" w:eastAsia="Arial" w:hAnsi="Arial" w:cs="Arial"/>
          <w:i/>
        </w:rPr>
        <w:t>p</w:t>
      </w:r>
      <w:r>
        <w:rPr>
          <w:rFonts w:ascii="Arial" w:eastAsia="Arial" w:hAnsi="Arial" w:cs="Arial"/>
        </w:rPr>
        <w:t xml:space="preserve"> = 0.005) and 2023 samples (β = 552.6, </w:t>
      </w:r>
      <w:r>
        <w:rPr>
          <w:rFonts w:ascii="Arial" w:eastAsia="Arial" w:hAnsi="Arial" w:cs="Arial"/>
          <w:i/>
        </w:rPr>
        <w:t>p</w:t>
      </w:r>
      <w:r>
        <w:rPr>
          <w:rFonts w:ascii="Arial" w:eastAsia="Arial" w:hAnsi="Arial" w:cs="Arial"/>
        </w:rPr>
        <w:t xml:space="preserve"> = 0.048), and </w:t>
      </w:r>
      <w:r w:rsidR="00491C88">
        <w:rPr>
          <w:rFonts w:ascii="Arial" w:eastAsia="Arial" w:hAnsi="Arial" w:cs="Arial"/>
        </w:rPr>
        <w:t xml:space="preserve">these </w:t>
      </w:r>
      <w:r>
        <w:rPr>
          <w:rFonts w:ascii="Arial" w:eastAsia="Arial" w:hAnsi="Arial" w:cs="Arial"/>
        </w:rPr>
        <w:t>association</w:t>
      </w:r>
      <w:r w:rsidR="00491C88">
        <w:rPr>
          <w:rFonts w:ascii="Arial" w:eastAsia="Arial" w:hAnsi="Arial" w:cs="Arial"/>
        </w:rPr>
        <w:t>s</w:t>
      </w:r>
      <w:r>
        <w:rPr>
          <w:rFonts w:ascii="Arial" w:eastAsia="Arial" w:hAnsi="Arial" w:cs="Arial"/>
        </w:rPr>
        <w:t xml:space="preserve"> remained significant in the combined model</w:t>
      </w:r>
      <w:r w:rsidR="00491C88">
        <w:rPr>
          <w:rFonts w:ascii="Arial" w:eastAsia="Arial" w:hAnsi="Arial" w:cs="Arial"/>
        </w:rPr>
        <w:t xml:space="preserve">s </w:t>
      </w:r>
      <w:r>
        <w:rPr>
          <w:rFonts w:ascii="Arial" w:eastAsia="Arial" w:hAnsi="Arial" w:cs="Arial"/>
        </w:rPr>
        <w:t xml:space="preserve">(2022 sample, β = 1008.2, </w:t>
      </w:r>
      <w:r w:rsidRPr="00800D1E">
        <w:rPr>
          <w:rFonts w:ascii="Arial" w:eastAsia="Arial" w:hAnsi="Arial" w:cs="Arial"/>
          <w:i/>
          <w:iCs/>
        </w:rPr>
        <w:t>p</w:t>
      </w:r>
      <w:r>
        <w:rPr>
          <w:rFonts w:ascii="Arial" w:eastAsia="Arial" w:hAnsi="Arial" w:cs="Arial"/>
        </w:rPr>
        <w:t xml:space="preserve"> = 0.044; 2023 sample, β = 751.62, </w:t>
      </w:r>
      <w:r>
        <w:rPr>
          <w:rFonts w:ascii="Arial" w:eastAsia="Arial" w:hAnsi="Arial" w:cs="Arial"/>
          <w:i/>
        </w:rPr>
        <w:t>p</w:t>
      </w:r>
      <w:r>
        <w:rPr>
          <w:rFonts w:ascii="Arial" w:eastAsia="Arial" w:hAnsi="Arial" w:cs="Arial"/>
        </w:rPr>
        <w:t xml:space="preserve"> = 0.039). Together, these exploratory findings suggested that behavioral ratings were more aligned with backcasting than with forecasting </w:t>
      </w:r>
      <w:r w:rsidR="007E30F7">
        <w:rPr>
          <w:rFonts w:ascii="Arial" w:eastAsia="Arial" w:hAnsi="Arial" w:cs="Arial"/>
        </w:rPr>
        <w:t xml:space="preserve">changes in </w:t>
      </w:r>
      <w:r>
        <w:rPr>
          <w:rFonts w:ascii="Arial" w:eastAsia="Arial" w:hAnsi="Arial" w:cs="Arial"/>
        </w:rPr>
        <w:t>market demand</w:t>
      </w:r>
      <w:r w:rsidR="008B3D38">
        <w:rPr>
          <w:rFonts w:ascii="Arial" w:eastAsia="Arial" w:hAnsi="Arial" w:cs="Arial"/>
        </w:rPr>
        <w:t xml:space="preserve"> (Figure 4)</w:t>
      </w:r>
      <w:r>
        <w:rPr>
          <w:rFonts w:ascii="Arial" w:eastAsia="Arial" w:hAnsi="Arial" w:cs="Arial"/>
        </w:rPr>
        <w:t xml:space="preserve">. </w:t>
      </w:r>
    </w:p>
    <w:p w14:paraId="23C0C22D" w14:textId="77777777" w:rsidR="00B25511" w:rsidRDefault="00B25511">
      <w:pPr>
        <w:spacing w:line="480" w:lineRule="auto"/>
        <w:rPr>
          <w:rFonts w:ascii="Arial" w:eastAsia="Arial" w:hAnsi="Arial" w:cs="Arial"/>
          <w:lang w:eastAsia="zh-CN"/>
        </w:rPr>
      </w:pPr>
    </w:p>
    <w:p w14:paraId="34E5FFE8" w14:textId="77777777" w:rsidR="00B25511" w:rsidRDefault="00000000">
      <w:pPr>
        <w:spacing w:line="480" w:lineRule="auto"/>
        <w:rPr>
          <w:rFonts w:ascii="Arial" w:eastAsia="Arial" w:hAnsi="Arial" w:cs="Arial"/>
          <w:b/>
        </w:rPr>
      </w:pPr>
      <w:r>
        <w:rPr>
          <w:rFonts w:ascii="Arial" w:eastAsia="Arial" w:hAnsi="Arial" w:cs="Arial"/>
          <w:b/>
        </w:rPr>
        <w:t xml:space="preserve">Table 3: Regression models backcasting retrospective changes in aggregate market demand with vehicle features, behavioral ratings, brain activity, and their combination. </w:t>
      </w:r>
    </w:p>
    <w:p w14:paraId="76972CA9" w14:textId="77777777" w:rsidR="00B25511" w:rsidRDefault="00000000">
      <w:pPr>
        <w:spacing w:line="480" w:lineRule="auto"/>
        <w:jc w:val="center"/>
        <w:rPr>
          <w:rFonts w:ascii="Arial" w:eastAsia="Arial" w:hAnsi="Arial" w:cs="Arial"/>
        </w:rPr>
      </w:pPr>
      <w:r>
        <w:rPr>
          <w:rFonts w:ascii="Arial" w:eastAsia="Arial" w:hAnsi="Arial" w:cs="Arial"/>
          <w:b/>
          <w:noProof/>
        </w:rPr>
        <w:drawing>
          <wp:inline distT="114300" distB="114300" distL="114300" distR="114300" wp14:anchorId="734A44D3" wp14:editId="033F4F56">
            <wp:extent cx="5943600" cy="4127500"/>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943600" cy="4127500"/>
                    </a:xfrm>
                    <a:prstGeom prst="rect">
                      <a:avLst/>
                    </a:prstGeom>
                    <a:ln/>
                  </pic:spPr>
                </pic:pic>
              </a:graphicData>
            </a:graphic>
          </wp:inline>
        </w:drawing>
      </w:r>
    </w:p>
    <w:p w14:paraId="2099573E" w14:textId="77777777" w:rsidR="00B25511" w:rsidRDefault="00B25511">
      <w:pPr>
        <w:spacing w:line="480" w:lineRule="auto"/>
        <w:rPr>
          <w:rFonts w:ascii="Arial" w:eastAsia="Arial" w:hAnsi="Arial" w:cs="Arial"/>
          <w:b/>
        </w:rPr>
      </w:pPr>
    </w:p>
    <w:p w14:paraId="35B4A523" w14:textId="6BD7A883" w:rsidR="00B25511" w:rsidRDefault="00000000">
      <w:pPr>
        <w:spacing w:line="480" w:lineRule="auto"/>
        <w:rPr>
          <w:rFonts w:ascii="Arial" w:eastAsia="Arial" w:hAnsi="Arial" w:cs="Arial"/>
          <w:lang w:eastAsia="zh-CN"/>
        </w:rPr>
      </w:pPr>
      <w:r>
        <w:rPr>
          <w:rFonts w:ascii="Arial" w:eastAsia="Arial" w:hAnsi="Arial" w:cs="Arial"/>
          <w:b/>
        </w:rPr>
        <w:t xml:space="preserve">Figure 4: </w:t>
      </w:r>
      <w:commentRangeStart w:id="53"/>
      <w:r>
        <w:rPr>
          <w:rFonts w:ascii="Arial" w:eastAsia="Arial" w:hAnsi="Arial" w:cs="Arial"/>
          <w:b/>
        </w:rPr>
        <w:t xml:space="preserve">Behavioral ratings backcasts changes in demand (top) </w:t>
      </w:r>
      <w:r w:rsidR="00EA0FCC">
        <w:rPr>
          <w:rFonts w:ascii="Arial" w:eastAsia="Arial" w:hAnsi="Arial" w:cs="Arial"/>
          <w:b/>
        </w:rPr>
        <w:t xml:space="preserve">while </w:t>
      </w:r>
      <w:r>
        <w:rPr>
          <w:rFonts w:ascii="Arial" w:eastAsia="Arial" w:hAnsi="Arial" w:cs="Arial"/>
          <w:b/>
        </w:rPr>
        <w:t xml:space="preserve">brain activity forecasts changes in demand (bottom). </w:t>
      </w:r>
      <w:commentRangeEnd w:id="53"/>
      <w:r w:rsidR="001907D7">
        <w:rPr>
          <w:rStyle w:val="CommentReference"/>
        </w:rPr>
        <w:commentReference w:id="53"/>
      </w:r>
    </w:p>
    <w:p w14:paraId="7B9D6B6E" w14:textId="5420EE96" w:rsidR="00546295" w:rsidRDefault="00000000">
      <w:pPr>
        <w:spacing w:line="480" w:lineRule="auto"/>
        <w:rPr>
          <w:rFonts w:ascii="Arial" w:eastAsia="Arial" w:hAnsi="Arial" w:cs="Arial"/>
          <w:b/>
        </w:rPr>
      </w:pPr>
      <w:r>
        <w:rPr>
          <w:rFonts w:ascii="Arial" w:eastAsia="Arial" w:hAnsi="Arial" w:cs="Arial"/>
          <w:noProof/>
        </w:rPr>
        <w:drawing>
          <wp:inline distT="114300" distB="114300" distL="114300" distR="114300" wp14:anchorId="2ED3534F" wp14:editId="7C2FD8F6">
            <wp:extent cx="5929313" cy="4261407"/>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5929313" cy="4261407"/>
                    </a:xfrm>
                    <a:prstGeom prst="rect">
                      <a:avLst/>
                    </a:prstGeom>
                    <a:ln/>
                  </pic:spPr>
                </pic:pic>
              </a:graphicData>
            </a:graphic>
          </wp:inline>
        </w:drawing>
      </w:r>
    </w:p>
    <w:p w14:paraId="4524B029" w14:textId="77777777" w:rsidR="00B25511" w:rsidRDefault="00B25511">
      <w:pPr>
        <w:spacing w:line="480" w:lineRule="auto"/>
        <w:rPr>
          <w:rFonts w:ascii="Arial" w:eastAsia="Arial" w:hAnsi="Arial" w:cs="Arial"/>
          <w:b/>
        </w:rPr>
      </w:pPr>
    </w:p>
    <w:p w14:paraId="2B86F986" w14:textId="77777777" w:rsidR="00B25511" w:rsidRDefault="00000000">
      <w:pPr>
        <w:spacing w:line="480" w:lineRule="auto"/>
        <w:rPr>
          <w:rFonts w:ascii="Arial" w:eastAsia="Arial" w:hAnsi="Arial" w:cs="Arial"/>
          <w:b/>
        </w:rPr>
      </w:pPr>
      <w:r>
        <w:rPr>
          <w:rFonts w:ascii="Arial" w:eastAsia="Arial" w:hAnsi="Arial" w:cs="Arial"/>
          <w:b/>
        </w:rPr>
        <w:t>Discussion</w:t>
      </w:r>
    </w:p>
    <w:p w14:paraId="741F6158" w14:textId="28D8D7A4" w:rsidR="00B25511" w:rsidRDefault="00C864B2">
      <w:pPr>
        <w:spacing w:line="480" w:lineRule="auto"/>
        <w:ind w:firstLine="720"/>
        <w:rPr>
          <w:rFonts w:ascii="Arial" w:eastAsia="Arial" w:hAnsi="Arial" w:cs="Arial"/>
        </w:rPr>
      </w:pPr>
      <w:r>
        <w:rPr>
          <w:rFonts w:ascii="Arial" w:eastAsia="Arial" w:hAnsi="Arial" w:cs="Arial"/>
        </w:rPr>
        <w:t xml:space="preserve">Two studies tested not only whether brain activity could predict individual interest in purchasing vehicles with novel sustainable features, but also whether sampled brain activity could forecast changes in demand for those vehicles out-of-sample in </w:t>
      </w:r>
      <w:r w:rsidR="0099412B">
        <w:rPr>
          <w:rFonts w:ascii="Arial" w:eastAsia="Arial" w:hAnsi="Arial" w:cs="Arial"/>
        </w:rPr>
        <w:t xml:space="preserve">a </w:t>
      </w:r>
      <w:r>
        <w:rPr>
          <w:rFonts w:ascii="Arial" w:eastAsia="Arial" w:hAnsi="Arial" w:cs="Arial"/>
        </w:rPr>
        <w:t xml:space="preserve">United States automotive market. In both samples, </w:t>
      </w:r>
      <w:r w:rsidR="000E33FC">
        <w:rPr>
          <w:rFonts w:ascii="Arial" w:eastAsia="Arial" w:hAnsi="Arial" w:cs="Arial"/>
        </w:rPr>
        <w:t xml:space="preserve">vehicle </w:t>
      </w:r>
      <w:r>
        <w:rPr>
          <w:rFonts w:ascii="Arial" w:eastAsia="Arial" w:hAnsi="Arial" w:cs="Arial"/>
        </w:rPr>
        <w:t xml:space="preserve">features and brain activity predicted individuals’ desire to know more about and to purchase vehicles. Further, brain activity (specifically in the NAcc) forecast changes in aggregate demand for vehicles, but </w:t>
      </w:r>
      <w:r>
        <w:rPr>
          <w:rFonts w:ascii="Arial" w:eastAsia="Arial" w:hAnsi="Arial" w:cs="Arial"/>
        </w:rPr>
        <w:lastRenderedPageBreak/>
        <w:t xml:space="preserve">behavioral ratings did not. These associations showed some temporal specificity, since </w:t>
      </w:r>
      <w:r w:rsidR="00ED415C">
        <w:rPr>
          <w:rFonts w:ascii="Arial" w:eastAsia="Arial" w:hAnsi="Arial" w:cs="Arial"/>
        </w:rPr>
        <w:t xml:space="preserve">while </w:t>
      </w:r>
      <w:r>
        <w:rPr>
          <w:rFonts w:ascii="Arial" w:eastAsia="Arial" w:hAnsi="Arial" w:cs="Arial"/>
        </w:rPr>
        <w:t>brain activity forecast future changes in aggregate demand for vehicles</w:t>
      </w:r>
      <w:r w:rsidR="00ED415C">
        <w:rPr>
          <w:rFonts w:ascii="Arial" w:eastAsia="Arial" w:hAnsi="Arial" w:cs="Arial"/>
        </w:rPr>
        <w:t>,</w:t>
      </w:r>
      <w:r>
        <w:rPr>
          <w:rFonts w:ascii="Arial" w:eastAsia="Arial" w:hAnsi="Arial" w:cs="Arial"/>
        </w:rPr>
        <w:t xml:space="preserve"> behavioral ratings </w:t>
      </w:r>
      <w:r w:rsidR="00ED415C">
        <w:rPr>
          <w:rFonts w:ascii="Arial" w:eastAsia="Arial" w:hAnsi="Arial" w:cs="Arial"/>
        </w:rPr>
        <w:t xml:space="preserve">instead </w:t>
      </w:r>
      <w:r>
        <w:rPr>
          <w:rFonts w:ascii="Arial" w:eastAsia="Arial" w:hAnsi="Arial" w:cs="Arial"/>
        </w:rPr>
        <w:t xml:space="preserve">backcast past changes in demand for vehicles during the previous year. Together, these findings suggest that brain activity can forecast changes in demand for purchases of large products with novel features, even when behavior cannot. </w:t>
      </w:r>
    </w:p>
    <w:p w14:paraId="72E65ABC" w14:textId="3A03545A" w:rsidR="00B25511" w:rsidRDefault="00000000">
      <w:pPr>
        <w:spacing w:line="480" w:lineRule="auto"/>
        <w:ind w:firstLine="720"/>
        <w:rPr>
          <w:rFonts w:ascii="Arial" w:eastAsia="Arial" w:hAnsi="Arial" w:cs="Arial"/>
        </w:rPr>
      </w:pPr>
      <w:r>
        <w:rPr>
          <w:rFonts w:ascii="Arial" w:eastAsia="Arial" w:hAnsi="Arial" w:cs="Arial"/>
        </w:rPr>
        <w:t xml:space="preserve">This work replicates and extends previous neuroeconomic findings by verifying that brain activity in </w:t>
      </w:r>
      <w:r w:rsidR="00CE6577">
        <w:rPr>
          <w:rFonts w:ascii="Arial" w:eastAsia="Arial" w:hAnsi="Arial" w:cs="Arial"/>
        </w:rPr>
        <w:t>regions implicated</w:t>
      </w:r>
      <w:r>
        <w:rPr>
          <w:rFonts w:ascii="Arial" w:eastAsia="Arial" w:hAnsi="Arial" w:cs="Arial"/>
        </w:rPr>
        <w:t xml:space="preserve"> in valuation can predict individual preferences for vehicles</w:t>
      </w:r>
      <w:r w:rsidR="006F08F6">
        <w:rPr>
          <w:rFonts w:ascii="Arial" w:eastAsia="Arial" w:hAnsi="Arial" w:cs="Arial"/>
        </w:rPr>
        <w:t xml:space="preserve"> </w:t>
      </w:r>
      <w:r w:rsidR="006F08F6">
        <w:rPr>
          <w:rFonts w:ascii="Arial" w:eastAsia="Arial" w:hAnsi="Arial" w:cs="Arial"/>
        </w:rPr>
        <w:fldChar w:fldCharType="begin"/>
      </w:r>
      <w:r w:rsidR="006F08F6">
        <w:rPr>
          <w:rFonts w:ascii="Arial" w:eastAsia="Arial" w:hAnsi="Arial" w:cs="Arial"/>
        </w:rPr>
        <w:instrText xml:space="preserve"> ADDIN ZOTERO_ITEM CSL_CITATION {"citationID":"bCQVaqIG","properties":{"formattedCitation":"(Erk et al., 2002)","plainCitation":"(Erk et al., 2002)","noteIndex":0},"citationItems":[{"id":55,"uris":["http://zotero.org/users/local/aIwQiqko/items/AV3H88BX"],"itemData":{"id":55,"type":"article-journal","container-title":"NeuroReport","DOI":"10.1097/00001756-200212200-00024","ISSN":"0959-4965","issue":"18","language":"en","note":"publisher: Ovid Technologies (Wolters Kluwer Health)","page":"2499-2503","source":"Crossref","title":"Cultural objects modulate reward circuitry","volume":"13","author":[{"family":"Erk","given":"Susanne"},{"family":"Spitzer","given":"Manfred"},{"family":"Wunderlich","given":"Arthur P."},{"family":"Galley","given":"Lars"},{"family":"Walter","given":"Henrik"}],"issued":{"date-parts":[["2002",12]]}}}],"schema":"https://github.com/citation-style-language/schema/raw/master/csl-citation.json"} </w:instrText>
      </w:r>
      <w:r w:rsidR="006F08F6">
        <w:rPr>
          <w:rFonts w:ascii="Arial" w:eastAsia="Arial" w:hAnsi="Arial" w:cs="Arial"/>
        </w:rPr>
        <w:fldChar w:fldCharType="separate"/>
      </w:r>
      <w:r w:rsidR="006F08F6">
        <w:rPr>
          <w:rFonts w:ascii="Arial" w:eastAsia="Arial" w:hAnsi="Arial" w:cs="Arial"/>
          <w:noProof/>
        </w:rPr>
        <w:t>(Erk et al., 2002)</w:t>
      </w:r>
      <w:r w:rsidR="006F08F6">
        <w:rPr>
          <w:rFonts w:ascii="Arial" w:eastAsia="Arial" w:hAnsi="Arial" w:cs="Arial"/>
        </w:rPr>
        <w:fldChar w:fldCharType="end"/>
      </w:r>
      <w:r>
        <w:rPr>
          <w:rFonts w:ascii="Arial" w:eastAsia="Arial" w:hAnsi="Arial" w:cs="Arial"/>
        </w:rPr>
        <w:t xml:space="preserve">, even </w:t>
      </w:r>
      <w:r w:rsidR="00CE6577">
        <w:rPr>
          <w:rFonts w:ascii="Arial" w:eastAsia="Arial" w:hAnsi="Arial" w:cs="Arial"/>
        </w:rPr>
        <w:t>without</w:t>
      </w:r>
      <w:r>
        <w:rPr>
          <w:rFonts w:ascii="Arial" w:eastAsia="Arial" w:hAnsi="Arial" w:cs="Arial"/>
        </w:rPr>
        <w:t xml:space="preserve"> overt attention or immediate choice</w:t>
      </w:r>
      <w:r w:rsidR="006F08F6">
        <w:rPr>
          <w:rFonts w:ascii="Arial" w:eastAsia="Arial" w:hAnsi="Arial" w:cs="Arial"/>
        </w:rPr>
        <w:t xml:space="preserve"> </w:t>
      </w:r>
      <w:r w:rsidR="006F08F6">
        <w:rPr>
          <w:rFonts w:ascii="Arial" w:eastAsia="Arial" w:hAnsi="Arial" w:cs="Arial"/>
        </w:rPr>
        <w:fldChar w:fldCharType="begin"/>
      </w:r>
      <w:r w:rsidR="006F08F6">
        <w:rPr>
          <w:rFonts w:ascii="Arial" w:eastAsia="Arial" w:hAnsi="Arial" w:cs="Arial"/>
        </w:rPr>
        <w:instrText xml:space="preserve"> ADDIN ZOTERO_ITEM CSL_CITATION {"citationID":"CPPs7UWy","properties":{"formattedCitation":"(Tusche et al., 2010)","plainCitation":"(Tusche et al., 2010)","noteIndex":0},"citationItems":[{"id":57,"uris":["http://zotero.org/users/local/aIwQiqko/items/VMAHG9C5"],"itemData":{"id":57,"type":"article-journal","container-title":"Journal of Neuroscience","DOI":"10.1523/jneurosci.0064-10.2010","ISSN":"0270-6474, 1529-2401","issue":"23","language":"en","note":"publisher: Society for Neuroscience","page":"8024-8031","source":"Crossref","title":"Neural Responses to Unattended Products Predict Later Consumer Choices","volume":"30","author":[{"family":"Tusche","given":"A."},{"family":"Bode","given":"S."},{"family":"Haynes","given":"J.-D."}],"issued":{"date-parts":[["2010",6,9]]}}}],"schema":"https://github.com/citation-style-language/schema/raw/master/csl-citation.json"} </w:instrText>
      </w:r>
      <w:r w:rsidR="006F08F6">
        <w:rPr>
          <w:rFonts w:ascii="Arial" w:eastAsia="Arial" w:hAnsi="Arial" w:cs="Arial"/>
        </w:rPr>
        <w:fldChar w:fldCharType="separate"/>
      </w:r>
      <w:r w:rsidR="006F08F6">
        <w:rPr>
          <w:rFonts w:ascii="Arial" w:eastAsia="Arial" w:hAnsi="Arial" w:cs="Arial"/>
          <w:noProof/>
        </w:rPr>
        <w:t>(Tusche et al., 2010)</w:t>
      </w:r>
      <w:r w:rsidR="006F08F6">
        <w:rPr>
          <w:rFonts w:ascii="Arial" w:eastAsia="Arial" w:hAnsi="Arial" w:cs="Arial"/>
        </w:rPr>
        <w:fldChar w:fldCharType="end"/>
      </w:r>
      <w:r>
        <w:rPr>
          <w:rFonts w:ascii="Arial" w:eastAsia="Arial" w:hAnsi="Arial" w:cs="Arial"/>
        </w:rPr>
        <w:t xml:space="preserve">. The current findings further indicate that brain activity can predict individual preferences for significant purchases </w:t>
      </w:r>
      <w:r w:rsidR="00DC7C0D">
        <w:rPr>
          <w:rFonts w:ascii="Arial" w:eastAsia="Arial" w:hAnsi="Arial" w:cs="Arial"/>
        </w:rPr>
        <w:t>that have</w:t>
      </w:r>
      <w:r>
        <w:rPr>
          <w:rFonts w:ascii="Arial" w:eastAsia="Arial" w:hAnsi="Arial" w:cs="Arial"/>
        </w:rPr>
        <w:t xml:space="preserve"> novel designs and features (e.g., related to sustainability such as an electric powertrain). </w:t>
      </w:r>
    </w:p>
    <w:p w14:paraId="0A33E28D" w14:textId="04E0E2F9" w:rsidR="00B25511" w:rsidRDefault="00000000">
      <w:pPr>
        <w:spacing w:line="480" w:lineRule="auto"/>
        <w:ind w:firstLine="720"/>
        <w:rPr>
          <w:rFonts w:ascii="Arial" w:eastAsia="Arial" w:hAnsi="Arial" w:cs="Arial"/>
        </w:rPr>
      </w:pPr>
      <w:r>
        <w:rPr>
          <w:rFonts w:ascii="Arial" w:eastAsia="Arial" w:hAnsi="Arial" w:cs="Arial"/>
        </w:rPr>
        <w:t xml:space="preserve">This work also makes new contributions to neuroforecasting research (e.g., </w:t>
      </w:r>
      <w:r w:rsidR="006F08F6">
        <w:rPr>
          <w:rFonts w:ascii="Arial" w:eastAsia="Arial" w:hAnsi="Arial" w:cs="Arial"/>
        </w:rPr>
        <w:fldChar w:fldCharType="begin"/>
      </w:r>
      <w:r w:rsidR="006F08F6">
        <w:rPr>
          <w:rFonts w:ascii="Arial" w:eastAsia="Arial" w:hAnsi="Arial" w:cs="Arial"/>
        </w:rPr>
        <w:instrText xml:space="preserve"> ADDIN ZOTERO_ITEM CSL_CITATION {"citationID":"35tqxNIl","properties":{"formattedCitation":"(Knutson &amp; Genevsky, 2018)","plainCitation":"(Knutson &amp; Genevsky, 2018)","noteIndex":0},"citationItems":[{"id":35,"uris":["http://zotero.org/users/local/aIwQiqko/items/5KWRDNLH"],"itemData":{"id":35,"type":"article-journal","abstract":"Advances in brain-imaging design and analysis have allowed investigators to use neural activity to predict individual choice, while emerging Internet markets have opened up new opportunities for forecasting aggregate choice. Here, we review emerging research that bridges these levels of analysis by attempting to use group neural activity to forecast aggregate choice. A survey of initial findings suggests that components of group neural activity might forecast aggregate choice, in some cases even beyond traditional behavioral measures. In addition to demonstrating the plausibility of neuroforecasting, these findings raise the possibility that not all neural processes that predict individual choice forecast aggregate choice to the same degree. We propose that although integrative choice components may confer more consistency within individuals, affective choice components may generalize more broadly across individuals to forecast aggregate choice.","container-title":"Current Directions in Psychological Science","DOI":"10.1177/0963721417737877","ISSN":"0963-7214, 1467-8721","issue":"2","journalAbbreviation":"Curr Dir Psychol Sci","language":"en","license":"https://journals.sagepub.com/page/policies/text-and-data-mining-license","note":"publisher: SAGE Publications","page":"110-115","source":"Crossref","title":"Neuroforecasting Aggregate Choice","volume":"27","author":[{"family":"Knutson","given":"Brian"},{"family":"Genevsky","given":"Alexander"}],"issued":{"date-parts":[["2018",4]]}}}],"schema":"https://github.com/citation-style-language/schema/raw/master/csl-citation.json"} </w:instrText>
      </w:r>
      <w:r w:rsidR="006F08F6">
        <w:rPr>
          <w:rFonts w:ascii="Arial" w:eastAsia="Arial" w:hAnsi="Arial" w:cs="Arial"/>
        </w:rPr>
        <w:fldChar w:fldCharType="separate"/>
      </w:r>
      <w:r w:rsidR="006F08F6">
        <w:rPr>
          <w:rFonts w:ascii="Arial" w:eastAsia="Arial" w:hAnsi="Arial" w:cs="Arial"/>
          <w:noProof/>
        </w:rPr>
        <w:t>(Knutson &amp; Genevsky, 2018)</w:t>
      </w:r>
      <w:r w:rsidR="006F08F6">
        <w:rPr>
          <w:rFonts w:ascii="Arial" w:eastAsia="Arial" w:hAnsi="Arial" w:cs="Arial"/>
        </w:rPr>
        <w:fldChar w:fldCharType="end"/>
      </w:r>
      <w:r w:rsidR="006F08F6">
        <w:rPr>
          <w:rFonts w:ascii="Arial" w:eastAsia="Arial" w:hAnsi="Arial" w:cs="Arial"/>
        </w:rPr>
        <w:t xml:space="preserve"> </w:t>
      </w:r>
      <w:r>
        <w:rPr>
          <w:rFonts w:ascii="Arial" w:eastAsia="Arial" w:hAnsi="Arial" w:cs="Arial"/>
        </w:rPr>
        <w:t xml:space="preserve">by demonstrating that brain activity (i.e., in the NAcc) can forecast changing market demand for vehicles in </w:t>
      </w:r>
      <w:r w:rsidR="006A3FDA">
        <w:rPr>
          <w:rFonts w:ascii="Arial" w:eastAsia="Arial" w:hAnsi="Arial" w:cs="Arial"/>
        </w:rPr>
        <w:t xml:space="preserve">the </w:t>
      </w:r>
      <w:r>
        <w:rPr>
          <w:rFonts w:ascii="Arial" w:eastAsia="Arial" w:hAnsi="Arial" w:cs="Arial"/>
        </w:rPr>
        <w:t xml:space="preserve">United States market. In contrast, sampled behavioral ratings did not forecast aggregate changes in demand for vehicles. These findings support the notion that brain activity in some circuits that predict individual choice may </w:t>
      </w:r>
      <w:r w:rsidR="006A3FDA">
        <w:rPr>
          <w:rFonts w:ascii="Arial" w:eastAsia="Arial" w:hAnsi="Arial" w:cs="Arial"/>
        </w:rPr>
        <w:t xml:space="preserve">also </w:t>
      </w:r>
      <w:r>
        <w:rPr>
          <w:rFonts w:ascii="Arial" w:eastAsia="Arial" w:hAnsi="Arial" w:cs="Arial"/>
        </w:rPr>
        <w:t xml:space="preserve">support more generalizable forecasts than activity in other circuits or even </w:t>
      </w:r>
      <w:r w:rsidR="006A3FDA">
        <w:rPr>
          <w:rFonts w:ascii="Arial" w:eastAsia="Arial" w:hAnsi="Arial" w:cs="Arial"/>
        </w:rPr>
        <w:t xml:space="preserve">choice </w:t>
      </w:r>
      <w:r>
        <w:rPr>
          <w:rFonts w:ascii="Arial" w:eastAsia="Arial" w:hAnsi="Arial" w:cs="Arial"/>
        </w:rPr>
        <w:t>behavior</w:t>
      </w:r>
      <w:r w:rsidR="001F24BD">
        <w:rPr>
          <w:rFonts w:ascii="Arial" w:eastAsia="Arial" w:hAnsi="Arial" w:cs="Arial"/>
        </w:rPr>
        <w:t xml:space="preserve"> </w:t>
      </w:r>
      <w:r w:rsidR="001F24BD">
        <w:rPr>
          <w:rFonts w:ascii="Arial" w:eastAsia="Arial" w:hAnsi="Arial" w:cs="Arial"/>
        </w:rPr>
        <w:fldChar w:fldCharType="begin"/>
      </w:r>
      <w:r w:rsidR="001F24BD">
        <w:rPr>
          <w:rFonts w:ascii="Arial" w:eastAsia="Arial" w:hAnsi="Arial" w:cs="Arial"/>
        </w:rPr>
        <w:instrText xml:space="preserve"> ADDIN ZOTERO_ITEM CSL_CITATION {"citationID":"Vu0M0cs6","properties":{"formattedCitation":"(Genevsky et al., 2025)","plainCitation":"(Genevsky et al., 2025)","noteIndex":0},"citationItems":[{"id":61,"uris":["http://zotero.org/users/local/aIwQiqko/items/S533336N"],"itemData":{"id":61,"type":"article-journal","abstract":"Accurate forecasts of population-level behavior critically inform institutional choices and public policy. While neuroforecasting research suggests that measurements of group brain activity can improve forecasting accuracy relative to behavior, less is known about how and when brain activity can effectively improve out-of-sample forecasts. We analyzed neural and behavioral data collected in two experiments to forecast choice in more vs. less demographically representative aggregate internet markets in order to test when forecasts based on brain activity generalize better than behavior. In both experiments, while the accuracy of market forecasts based on behavior varied as a function of sample representativeness, market forecasts based on brain activity remained significant regardless of sample representativeness. These findings are consistent with the notion that brain activity associated with early affective responses can generalize across individuals to index aggregate choice more broadly than downstream behavior. Thus, brain activity from limited samples may reveal generalizable components of choice that can improve market forecasts. These findings inform theory regarding which components of individual choice generalize to improve market forecasts and provide insights into mechanisms that underlie the effective application of neuroforecasting.","container-title":"PNAS Nexus","DOI":"10.1093/pnasnexus/pgaf029","ISSN":"2752-6542","issue":"2","language":"en","license":"https://creativecommons.org/licenses/by/4.0/","note":"publisher: Oxford University Press (OUP)","source":"Crossref","title":"Neuroforecasting reveals generalizable components of choice","URL":"https://academic.oup.com/pnasnexus/article/doi/10.1093/pnasnexus/pgaf029/8016018","volume":"4","author":[{"family":"Genevsky","given":"Alexander"},{"family":"Tong","given":"Lester C"},{"family":"Knutson","given":"Brian"}],"editor":[{"family":"Yortsos","given":"Yannis"}],"accessed":{"date-parts":[["2025",7,21]]},"issued":{"date-parts":[["2025",2,1]]}}}],"schema":"https://github.com/citation-style-language/schema/raw/master/csl-citation.json"} </w:instrText>
      </w:r>
      <w:r w:rsidR="001F24BD">
        <w:rPr>
          <w:rFonts w:ascii="Arial" w:eastAsia="Arial" w:hAnsi="Arial" w:cs="Arial"/>
        </w:rPr>
        <w:fldChar w:fldCharType="separate"/>
      </w:r>
      <w:r w:rsidR="001F24BD">
        <w:rPr>
          <w:rFonts w:ascii="Arial" w:eastAsia="Arial" w:hAnsi="Arial" w:cs="Arial"/>
          <w:noProof/>
        </w:rPr>
        <w:t>(Genevsky et al., 2025)</w:t>
      </w:r>
      <w:r w:rsidR="001F24BD">
        <w:rPr>
          <w:rFonts w:ascii="Arial" w:eastAsia="Arial" w:hAnsi="Arial" w:cs="Arial"/>
        </w:rPr>
        <w:fldChar w:fldCharType="end"/>
      </w:r>
      <w:r>
        <w:rPr>
          <w:rFonts w:ascii="Arial" w:eastAsia="Arial" w:hAnsi="Arial" w:cs="Arial"/>
        </w:rPr>
        <w:t xml:space="preserve">. Sampled behavioral ratings were associated with changes in demand during the previous year, however, while brain activity was not. Thus, the findings provide initial evidence linking sampled brain activity with forecasting, but behavioral ratings instead with backcasting. </w:t>
      </w:r>
    </w:p>
    <w:p w14:paraId="0386DF44" w14:textId="21D56C79" w:rsidR="00B25511" w:rsidRDefault="00000000">
      <w:pPr>
        <w:spacing w:line="480" w:lineRule="auto"/>
        <w:ind w:firstLine="720"/>
        <w:rPr>
          <w:rFonts w:ascii="Arial" w:eastAsia="Arial" w:hAnsi="Arial" w:cs="Arial"/>
        </w:rPr>
      </w:pPr>
      <w:r>
        <w:rPr>
          <w:rFonts w:ascii="Arial" w:eastAsia="Arial" w:hAnsi="Arial" w:cs="Arial"/>
        </w:rPr>
        <w:lastRenderedPageBreak/>
        <w:t xml:space="preserve">This work </w:t>
      </w:r>
      <w:r w:rsidR="00165476">
        <w:rPr>
          <w:rFonts w:ascii="Arial" w:eastAsia="Arial" w:hAnsi="Arial" w:cs="Arial"/>
        </w:rPr>
        <w:t xml:space="preserve">includes </w:t>
      </w:r>
      <w:r>
        <w:rPr>
          <w:rFonts w:ascii="Arial" w:eastAsia="Arial" w:hAnsi="Arial" w:cs="Arial"/>
        </w:rPr>
        <w:t>several strengths, including direct comparison of product features and brain activity to predict individual choice of significant products with novel features</w:t>
      </w:r>
      <w:r w:rsidR="00165476">
        <w:rPr>
          <w:rFonts w:ascii="Arial" w:eastAsia="Arial" w:hAnsi="Arial" w:cs="Arial"/>
        </w:rPr>
        <w:t xml:space="preserve"> (and longitudinal verification of incentive alignment)</w:t>
      </w:r>
      <w:r>
        <w:rPr>
          <w:rFonts w:ascii="Arial" w:eastAsia="Arial" w:hAnsi="Arial" w:cs="Arial"/>
        </w:rPr>
        <w:t xml:space="preserve">. Similarly, the work supported direct comparisons of the ability of vehicle features, behavioral ratings, and brain activity to forecast changes in market demand out-of-sample. A novel aggregate measure of change in market demand further </w:t>
      </w:r>
      <w:r w:rsidR="00165476">
        <w:rPr>
          <w:rFonts w:ascii="Arial" w:eastAsia="Arial" w:hAnsi="Arial" w:cs="Arial"/>
        </w:rPr>
        <w:t xml:space="preserve">highlighted the </w:t>
      </w:r>
      <w:r>
        <w:rPr>
          <w:rFonts w:ascii="Arial" w:eastAsia="Arial" w:hAnsi="Arial" w:cs="Arial"/>
        </w:rPr>
        <w:t xml:space="preserve">temporal specificity of forecasts </w:t>
      </w:r>
      <w:r w:rsidR="00165476">
        <w:rPr>
          <w:rFonts w:ascii="Arial" w:eastAsia="Arial" w:hAnsi="Arial" w:cs="Arial"/>
        </w:rPr>
        <w:t xml:space="preserve">with brain </w:t>
      </w:r>
      <w:r>
        <w:rPr>
          <w:rFonts w:ascii="Arial" w:eastAsia="Arial" w:hAnsi="Arial" w:cs="Arial"/>
        </w:rPr>
        <w:t xml:space="preserve">activity. While the size of the 2022 sample was small, preregistered findings from the larger 2023 sample replicated the initially observed associations </w:t>
      </w:r>
      <w:r w:rsidR="001E04F0">
        <w:rPr>
          <w:rFonts w:ascii="Arial" w:eastAsia="Arial" w:hAnsi="Arial" w:cs="Arial"/>
        </w:rPr>
        <w:t xml:space="preserve">with adequate power (Supplementary Figure 7) </w:t>
      </w:r>
      <w:r>
        <w:rPr>
          <w:rFonts w:ascii="Arial" w:eastAsia="Arial" w:hAnsi="Arial" w:cs="Arial"/>
        </w:rPr>
        <w:t>-- despite involving a different sample, different vehicles, and shifts in market demand for some of the same vehicles from one year to the next (Supplement</w:t>
      </w:r>
      <w:r w:rsidR="00085C03">
        <w:rPr>
          <w:rFonts w:ascii="Arial" w:eastAsia="Arial" w:hAnsi="Arial" w:cs="Arial"/>
        </w:rPr>
        <w:t xml:space="preserve">ary Figures </w:t>
      </w:r>
      <w:r w:rsidR="001E04F0">
        <w:rPr>
          <w:rFonts w:ascii="Arial" w:eastAsia="Arial" w:hAnsi="Arial" w:cs="Arial"/>
        </w:rPr>
        <w:t>8</w:t>
      </w:r>
      <w:r w:rsidR="00085C03">
        <w:rPr>
          <w:rFonts w:ascii="Arial" w:eastAsia="Arial" w:hAnsi="Arial" w:cs="Arial"/>
        </w:rPr>
        <w:t>-</w:t>
      </w:r>
      <w:r w:rsidR="001E04F0">
        <w:rPr>
          <w:rFonts w:ascii="Arial" w:eastAsia="Arial" w:hAnsi="Arial" w:cs="Arial"/>
        </w:rPr>
        <w:t>9</w:t>
      </w:r>
      <w:r>
        <w:rPr>
          <w:rFonts w:ascii="Arial" w:eastAsia="Arial" w:hAnsi="Arial" w:cs="Arial"/>
        </w:rPr>
        <w:t xml:space="preserve">). Finally, the ability of brain activity to forecast market demand held across variable United States market conditions from 2022 to 2023. Specifically, demand for vehicles with electric powertrains was not only significant and growing, but also dynamic, since the </w:t>
      </w:r>
      <w:r w:rsidR="002650B1">
        <w:rPr>
          <w:rFonts w:ascii="Arial" w:eastAsia="Arial" w:hAnsi="Arial" w:cs="Arial"/>
        </w:rPr>
        <w:t xml:space="preserve">United States </w:t>
      </w:r>
      <w:r>
        <w:rPr>
          <w:rFonts w:ascii="Arial" w:eastAsia="Arial" w:hAnsi="Arial" w:cs="Arial"/>
        </w:rPr>
        <w:t xml:space="preserve">market share of vehicles with electric powertrains increased from 6.8% in 2022 to 9.1% in 2023 (i.e., a 33% increase, </w:t>
      </w:r>
      <w:hyperlink r:id="rId24">
        <w:r w:rsidR="00B25511">
          <w:rPr>
            <w:rFonts w:ascii="Arial" w:eastAsia="Arial" w:hAnsi="Arial" w:cs="Arial"/>
          </w:rPr>
          <w:t>(IEA, 2025)</w:t>
        </w:r>
      </w:hyperlink>
      <w:r>
        <w:rPr>
          <w:rFonts w:ascii="Arial" w:eastAsia="Arial" w:hAnsi="Arial" w:cs="Arial"/>
        </w:rPr>
        <w:t xml:space="preserve">. </w:t>
      </w:r>
    </w:p>
    <w:p w14:paraId="682FF557" w14:textId="13AF12C9" w:rsidR="00B25511" w:rsidRDefault="00000000">
      <w:pPr>
        <w:spacing w:line="480" w:lineRule="auto"/>
        <w:ind w:firstLine="720"/>
        <w:rPr>
          <w:rFonts w:ascii="Arial" w:eastAsia="Arial" w:hAnsi="Arial" w:cs="Arial"/>
        </w:rPr>
      </w:pPr>
      <w:r>
        <w:rPr>
          <w:rFonts w:ascii="Arial" w:eastAsia="Arial" w:hAnsi="Arial" w:cs="Arial"/>
        </w:rPr>
        <w:t xml:space="preserve">This work has some necessary limitations. Because </w:t>
      </w:r>
      <w:r w:rsidR="002650B1">
        <w:rPr>
          <w:rFonts w:ascii="Arial" w:eastAsia="Arial" w:hAnsi="Arial" w:cs="Arial"/>
        </w:rPr>
        <w:t>rapid</w:t>
      </w:r>
      <w:r>
        <w:rPr>
          <w:rFonts w:ascii="Arial" w:eastAsia="Arial" w:hAnsi="Arial" w:cs="Arial"/>
        </w:rPr>
        <w:t xml:space="preserve"> phasic responses in subcortical circuits best predict individual choice and forecast market demand (Figure 2), presentation of information about the vehicles required precise synchronization with brain data acquisition and timing (consistent with previous research on purchasing, e.g.,</w:t>
      </w:r>
      <w:r w:rsidR="004E7AEE">
        <w:rPr>
          <w:rFonts w:ascii="Arial" w:eastAsia="Arial" w:hAnsi="Arial" w:cs="Arial"/>
        </w:rPr>
        <w:t xml:space="preserve"> </w:t>
      </w:r>
      <w:r w:rsidR="004E7AEE">
        <w:rPr>
          <w:rFonts w:ascii="Arial" w:eastAsia="Arial" w:hAnsi="Arial" w:cs="Arial"/>
        </w:rPr>
        <w:fldChar w:fldCharType="begin"/>
      </w:r>
      <w:r w:rsidR="004E7AEE">
        <w:rPr>
          <w:rFonts w:ascii="Arial" w:eastAsia="Arial" w:hAnsi="Arial" w:cs="Arial"/>
        </w:rPr>
        <w:instrText xml:space="preserve"> ADDIN ZOTERO_ITEM CSL_CITATION {"citationID":"mTzXpnDW","properties":{"formattedCitation":"(Knutson et al., 2007)","plainCitation":"(Knutson et al., 2007)","noteIndex":0},"citationItems":[{"id":53,"uris":["http://zotero.org/users/local/aIwQiqko/items/FRCH3DBU"],"itemData":{"id":53,"type":"article-journal","abstract":"Microeconomic theory maintains that purchases are driven by a combination of consumer preference and price. Using eventrelated fMRI, we investigated how people weigh these factors to make purchasing decisions. Consistent with neuroimaging evidence suggesting that distinct circuits anticipate gain and loss, product preference activated the nucleus accumbens (NAcc), while excessive prices activated the insula and deactivated the mesial prefrontal cortex (MPFC) prior to the purchase decision. Activity from each of these regions independently predicted immediately subsequent purchases above and beyond selfreport variables. These ﬁndings suggest that activation of distinct neural circuits related to anticipatory affect precedes and supports consumers’ purchasing decisions.","container-title":"Neuron","DOI":"10.1016/j.neuron.2006.11.010","ISSN":"0896-6273","issue":"1","language":"en","license":"https://www.elsevier.com/tdm/userlicense/1.0/","note":"publisher: Elsevier BV","page":"147-156","source":"Crossref","title":"Neural Predictors of Purchases","volume":"53","author":[{"family":"Knutson","given":"Brian"},{"family":"Rick","given":"Scott"},{"family":"Wimmer","given":"G. Elliott"},{"family":"Prelec","given":"Drazen"},{"family":"Loewenstein","given":"George"}],"issued":{"date-parts":[["2007",1]]}}}],"schema":"https://github.com/citation-style-language/schema/raw/master/csl-citation.json"} </w:instrText>
      </w:r>
      <w:r w:rsidR="004E7AEE">
        <w:rPr>
          <w:rFonts w:ascii="Arial" w:eastAsia="Arial" w:hAnsi="Arial" w:cs="Arial"/>
        </w:rPr>
        <w:fldChar w:fldCharType="separate"/>
      </w:r>
      <w:r w:rsidR="004E7AEE">
        <w:rPr>
          <w:rFonts w:ascii="Arial" w:eastAsia="Arial" w:hAnsi="Arial" w:cs="Arial"/>
          <w:noProof/>
        </w:rPr>
        <w:t>(Knutson et al., 2007)</w:t>
      </w:r>
      <w:r w:rsidR="004E7AEE">
        <w:rPr>
          <w:rFonts w:ascii="Arial" w:eastAsia="Arial" w:hAnsi="Arial" w:cs="Arial"/>
        </w:rPr>
        <w:fldChar w:fldCharType="end"/>
      </w:r>
      <w:r>
        <w:rPr>
          <w:rFonts w:ascii="Arial" w:eastAsia="Arial" w:hAnsi="Arial" w:cs="Arial"/>
        </w:rPr>
        <w:t xml:space="preserve">. Thus, while the initial appearance of each vehicle, its name, and brand may have generated relevant brain activity, analyses cannot distinguish responses to these simultaneously-presented </w:t>
      </w:r>
      <w:r w:rsidR="002650B1">
        <w:rPr>
          <w:rFonts w:ascii="Arial" w:eastAsia="Arial" w:hAnsi="Arial" w:cs="Arial"/>
        </w:rPr>
        <w:t>features</w:t>
      </w:r>
      <w:r>
        <w:rPr>
          <w:rFonts w:ascii="Arial" w:eastAsia="Arial" w:hAnsi="Arial" w:cs="Arial"/>
        </w:rPr>
        <w:t xml:space="preserve">. Additionally, the brief timing of </w:t>
      </w:r>
      <w:r>
        <w:rPr>
          <w:rFonts w:ascii="Arial" w:eastAsia="Arial" w:hAnsi="Arial" w:cs="Arial"/>
        </w:rPr>
        <w:lastRenderedPageBreak/>
        <w:t xml:space="preserve">each trial necessarily precluded presentation of other </w:t>
      </w:r>
      <w:r w:rsidR="002650B1">
        <w:rPr>
          <w:rFonts w:ascii="Arial" w:eastAsia="Arial" w:hAnsi="Arial" w:cs="Arial"/>
        </w:rPr>
        <w:t xml:space="preserve">distinct but </w:t>
      </w:r>
      <w:r>
        <w:rPr>
          <w:rFonts w:ascii="Arial" w:eastAsia="Arial" w:hAnsi="Arial" w:cs="Arial"/>
        </w:rPr>
        <w:t>potentially relevant vehicle attributes (e.g., price, discounts, etc</w:t>
      </w:r>
      <w:r w:rsidR="00995706">
        <w:rPr>
          <w:rFonts w:ascii="Arial" w:eastAsia="Arial" w:hAnsi="Arial" w:cs="Arial"/>
        </w:rPr>
        <w:t>.</w:t>
      </w:r>
      <w:r>
        <w:rPr>
          <w:rFonts w:ascii="Arial" w:eastAsia="Arial" w:hAnsi="Arial" w:cs="Arial"/>
        </w:rPr>
        <w:t>). To investigate changes in market demand over a year, individuals were scanned during the second sales quarter of each year on average, so whether forecasting findings generalize to other time frames (e.g., at the end of the year) remains to be tested. Future research may also explore whether and how individual differences influence the contribution of brain activity to predicting individual purchases and to forecasting market demand</w:t>
      </w:r>
      <w:r w:rsidR="004E7AEE">
        <w:rPr>
          <w:rFonts w:ascii="Arial" w:eastAsia="Arial" w:hAnsi="Arial" w:cs="Arial"/>
        </w:rPr>
        <w:t xml:space="preserve"> </w:t>
      </w:r>
      <w:r w:rsidR="004E7AEE">
        <w:rPr>
          <w:rFonts w:ascii="Arial" w:eastAsia="Arial" w:hAnsi="Arial" w:cs="Arial"/>
        </w:rPr>
        <w:fldChar w:fldCharType="begin"/>
      </w:r>
      <w:r w:rsidR="004E7AEE">
        <w:rPr>
          <w:rFonts w:ascii="Arial" w:eastAsia="Arial" w:hAnsi="Arial" w:cs="Arial"/>
        </w:rPr>
        <w:instrText xml:space="preserve"> ADDIN ZOTERO_ITEM CSL_CITATION {"citationID":"zY8ju7jk","properties":{"formattedCitation":"(Genevsky et al., 2025)","plainCitation":"(Genevsky et al., 2025)","noteIndex":0},"citationItems":[{"id":61,"uris":["http://zotero.org/users/local/aIwQiqko/items/S533336N"],"itemData":{"id":61,"type":"article-journal","abstract":"Accurate forecasts of population-level behavior critically inform institutional choices and public policy. While neuroforecasting research suggests that measurements of group brain activity can improve forecasting accuracy relative to behavior, less is known about how and when brain activity can effectively improve out-of-sample forecasts. We analyzed neural and behavioral data collected in two experiments to forecast choice in more vs. less demographically representative aggregate internet markets in order to test when forecasts based on brain activity generalize better than behavior. In both experiments, while the accuracy of market forecasts based on behavior varied as a function of sample representativeness, market forecasts based on brain activity remained significant regardless of sample representativeness. These findings are consistent with the notion that brain activity associated with early affective responses can generalize across individuals to index aggregate choice more broadly than downstream behavior. Thus, brain activity from limited samples may reveal generalizable components of choice that can improve market forecasts. These findings inform theory regarding which components of individual choice generalize to improve market forecasts and provide insights into mechanisms that underlie the effective application of neuroforecasting.","container-title":"PNAS Nexus","DOI":"10.1093/pnasnexus/pgaf029","ISSN":"2752-6542","issue":"2","language":"en","license":"https://creativecommons.org/licenses/by/4.0/","note":"publisher: Oxford University Press (OUP)","source":"Crossref","title":"Neuroforecasting reveals generalizable components of choice","URL":"https://academic.oup.com/pnasnexus/article/doi/10.1093/pnasnexus/pgaf029/8016018","volume":"4","author":[{"family":"Genevsky","given":"Alexander"},{"family":"Tong","given":"Lester C"},{"family":"Knutson","given":"Brian"}],"editor":[{"family":"Yortsos","given":"Yannis"}],"accessed":{"date-parts":[["2025",7,21]]},"issued":{"date-parts":[["2025",2,1]]}}}],"schema":"https://github.com/citation-style-language/schema/raw/master/csl-citation.json"} </w:instrText>
      </w:r>
      <w:r w:rsidR="004E7AEE">
        <w:rPr>
          <w:rFonts w:ascii="Arial" w:eastAsia="Arial" w:hAnsi="Arial" w:cs="Arial"/>
        </w:rPr>
        <w:fldChar w:fldCharType="separate"/>
      </w:r>
      <w:r w:rsidR="004E7AEE">
        <w:rPr>
          <w:rFonts w:ascii="Arial" w:eastAsia="Arial" w:hAnsi="Arial" w:cs="Arial"/>
          <w:noProof/>
        </w:rPr>
        <w:t>(Genevsky et al., 2025)</w:t>
      </w:r>
      <w:r w:rsidR="004E7AEE">
        <w:rPr>
          <w:rFonts w:ascii="Arial" w:eastAsia="Arial" w:hAnsi="Arial" w:cs="Arial"/>
        </w:rPr>
        <w:fldChar w:fldCharType="end"/>
      </w:r>
      <w:r>
        <w:rPr>
          <w:rFonts w:ascii="Arial" w:eastAsia="Arial" w:hAnsi="Arial" w:cs="Arial"/>
        </w:rPr>
        <w:t xml:space="preserve">. </w:t>
      </w:r>
    </w:p>
    <w:p w14:paraId="12E3E8F1" w14:textId="19D16EE2" w:rsidR="00B25511" w:rsidRPr="00E552EB" w:rsidRDefault="00000000" w:rsidP="00252F7E">
      <w:pPr>
        <w:pStyle w:val="Bibliography"/>
        <w:ind w:left="0" w:firstLine="720"/>
        <w:rPr>
          <w:rFonts w:ascii="Arial" w:eastAsia="Arial" w:hAnsi="Arial" w:cs="Arial"/>
        </w:rPr>
      </w:pPr>
      <w:r w:rsidRPr="00617410">
        <w:rPr>
          <w:rFonts w:ascii="Arial" w:hAnsi="Arial" w:cs="Arial"/>
        </w:rPr>
        <w:t xml:space="preserve">Together, these findings have implications for theory as well as application. With respect to theory, the findings imply that brain activity can forecast changing demand for large purchases with novel features at the market level. Behavior, instead, was associated with backcasting previous changes in demand. This divergence suggests that distinct neuropsychological mechanisms may support forecasting versus backcasting aggregate behavior </w:t>
      </w:r>
      <w:r w:rsidR="004E7AEE" w:rsidRPr="00617410">
        <w:rPr>
          <w:rFonts w:ascii="Arial" w:hAnsi="Arial" w:cs="Arial"/>
        </w:rPr>
        <w:fldChar w:fldCharType="begin"/>
      </w:r>
      <w:r w:rsidR="004E7AEE" w:rsidRPr="00617410">
        <w:rPr>
          <w:rFonts w:ascii="Arial" w:hAnsi="Arial" w:cs="Arial"/>
        </w:rPr>
        <w:instrText xml:space="preserve"> ADDIN ZOTERO_ITEM CSL_CITATION {"citationID":"yp1IlyFg","properties":{"formattedCitation":"(Addis et al., 2007)","plainCitation":"(Addis et al., 2007)","noteIndex":0},"citationItems":[{"id":2,"uris":["http://zotero.org/users/local/aIwQiqko/items/5DGHA2J2"],"itemData":{"id":2,"type":"article-journal","abstract":"People can consciously re-experience past events and pre-experience possible future events. This fMRI study examined the neural regions mediating the construction and elaboration of past and future events. Participants were cued with a noun for 20 s and instructed to construct a past or future event within a speciﬁed time period (week, year, 5–20 years). Once participants had the event in mind, they made a button press and for the remainder of the 20 s elaborated on the event. Importantly, all events generated were episodic and did not differ on a number of phenomenological qualities (detail, emotionality, personal signiﬁcance, ﬁeld/observer perspective). Conjunction analyses indicated the left hippocampus was commonly engaged by past and future event construction, along with posterior visuospatial regions, but considerable neural differentiation was also observed during the construction phase. Future events recruited regions involved in prospective thinking and generation processes, speciﬁcally right frontopolar cortex and left ventrolateral prefrontal cortex, respectively. Furthermore, future event construction uniquely engaged the right hippocampus, possibly as a response to the novelty of these events. In contrast to the construction phase, elaboration was characterized by remarkable overlap in regions comprising the autobiographical memory retrieval network, attributable to the common processes engaged during elaboration, including self-referential processing, contextual and episodic imagery. This striking neural overlap is consistent with ﬁndings that amnesic patients exhibit deﬁcits in both past and future thinking, and conﬁrms that the episodic system contributes importantly to imagining the future.","container-title":"Neuropsychologia","DOI":"10.1016/j.neuropsychologia.2006.10.016","ISSN":"0028-3932","issue":"7","language":"en","license":"https://www.elsevier.com/tdm/userlicense/1.0/","note":"publisher: Elsevier BV","page":"1363-1377","source":"Crossref","title":"Remembering the past and imagining the future: Common and distinct neural substrates during event construction and elaboration","title-short":"Remembering the past and imagining the future","volume":"45","author":[{"family":"Addis","given":"Donna Rose"},{"family":"Wong","given":"Alana T."},{"family":"Schacter","given":"Daniel L."}],"issued":{"date-parts":[["2007",1]]}}}],"schema":"https://github.com/citation-style-language/schema/raw/master/csl-citation.json"} </w:instrText>
      </w:r>
      <w:r w:rsidR="004E7AEE" w:rsidRPr="00617410">
        <w:rPr>
          <w:rFonts w:ascii="Arial" w:hAnsi="Arial" w:cs="Arial"/>
        </w:rPr>
        <w:fldChar w:fldCharType="separate"/>
      </w:r>
      <w:r w:rsidR="004E7AEE" w:rsidRPr="00617410">
        <w:rPr>
          <w:rFonts w:ascii="Arial" w:hAnsi="Arial" w:cs="Arial"/>
          <w:noProof/>
        </w:rPr>
        <w:t>(Addis et al., 2007)</w:t>
      </w:r>
      <w:r w:rsidR="004E7AEE" w:rsidRPr="00617410">
        <w:rPr>
          <w:rFonts w:ascii="Arial" w:hAnsi="Arial" w:cs="Arial"/>
        </w:rPr>
        <w:fldChar w:fldCharType="end"/>
      </w:r>
      <w:r w:rsidRPr="00617410">
        <w:rPr>
          <w:rFonts w:ascii="Arial" w:hAnsi="Arial" w:cs="Arial"/>
        </w:rPr>
        <w:t>. Specifically, while behavioral ratings may reflect explicit retrospective evaluations informed by prior experience, neural activity may tap into more implicit responses capable of forecasting future changes in market demand. With respect to application, the added value of brain activity (in the NAcc) over and above behavior in forecasting changes in aggregate demand is consistent with the notion that some neural measures might generalize more broadly than behavior in forecasting demand for relevant products</w:t>
      </w:r>
      <w:r w:rsidR="004E7AEE" w:rsidRPr="00617410">
        <w:rPr>
          <w:rFonts w:ascii="Arial" w:hAnsi="Arial" w:cs="Arial"/>
        </w:rPr>
        <w:t xml:space="preserve"> </w:t>
      </w:r>
      <w:r w:rsidR="00FC7E33" w:rsidRPr="00617410">
        <w:rPr>
          <w:rFonts w:ascii="Arial" w:hAnsi="Arial" w:cs="Arial"/>
        </w:rPr>
        <w:fldChar w:fldCharType="begin"/>
      </w:r>
      <w:r w:rsidR="00FC7E33" w:rsidRPr="00617410">
        <w:rPr>
          <w:rFonts w:ascii="Arial" w:hAnsi="Arial" w:cs="Arial"/>
        </w:rPr>
        <w:instrText xml:space="preserve"> ADDIN ZOTERO_ITEM CSL_CITATION {"citationID":"GuV2VR7k","properties":{"formattedCitation":"(Karmarkar &amp; Yoon, 2016; Shaw &amp; Bagozzi, 2018)","plainCitation":"(Karmarkar &amp; Yoon, 2016; Shaw &amp; Bagozzi, 2018)","noteIndex":0},"citationItems":[{"id":96,"uris":["http://zotero.org/users/local/aIwQiqko/items/9222CY2A"],"itemData":{"id":96,"type":"article-journal","container-title":"Current Opinion in Psychology","DOI":"10.1016/j.copsyc.2016.01.010","ISSN":"2352-250X","language":"en","license":"https://www.elsevier.com/tdm/userlicense/1.0/","note":"publisher: Elsevier BV","page":"160-165","source":"Crossref","title":"Consumer neuroscience: advances in understanding consumer psychology","title-short":"Consumer neuroscience","volume":"10","author":[{"family":"Karmarkar","given":"Uma R"},{"family":"Yoon","given":"Carolyn"}],"issued":{"date-parts":[["2016",8]]}}},{"id":32,"uris":["http://zotero.org/users/local/aIwQiqko/items/T8N4Z9BG"],"itemData":{"id":32,"type":"article-journal","abstract":"Insights and tools from neuroscience are of great value to marketers. Neuroscientific techniques allow consumer researchers to understand the fundamental neural underpinnings of psychological processes that drive consumer behavior, and elucidate the “black box” that is the consumer’s mind. In the following review, we provide an overview of the fundamental tenets of consumer neuroscience, selectively outline key areas of marketing that consumer neuroscience has contributed to, compare and contrast neuroscientific tools and methods, and discuss future directions for neurophysiological work in marketing. In doing so, we illustrate the broad substantive landscape that neuroscience can add value to within marketing.","container-title":"Consumer Psychology Review","DOI":"10.1002/arcp.1006","ISSN":"2476-1273, 2476-1281","issue":"1","language":"en","license":"http://onlinelibrary.wiley.com/termsAndConditions#vor","note":"publisher: Wiley","page":"22-40","source":"Crossref","title":"The neuropsychology of consumer behavior and marketing","volume":"1","author":[{"family":"Shaw","given":"Steven D."},{"family":"Bagozzi","given":"Richard P."}],"issued":{"date-parts":[["2018",1]]}}}],"schema":"https://github.com/citation-style-language/schema/raw/master/csl-citation.json"} </w:instrText>
      </w:r>
      <w:r w:rsidR="00FC7E33" w:rsidRPr="00617410">
        <w:rPr>
          <w:rFonts w:ascii="Arial" w:hAnsi="Arial" w:cs="Arial"/>
        </w:rPr>
        <w:fldChar w:fldCharType="separate"/>
      </w:r>
      <w:r w:rsidR="00FC7E33" w:rsidRPr="00617410">
        <w:rPr>
          <w:rFonts w:ascii="Arial" w:hAnsi="Arial" w:cs="Arial"/>
          <w:noProof/>
        </w:rPr>
        <w:t>(Karmarkar &amp; Yoon, 2016; Shaw &amp; Bagozzi, 2018)</w:t>
      </w:r>
      <w:r w:rsidR="00FC7E33" w:rsidRPr="00617410">
        <w:rPr>
          <w:rFonts w:ascii="Arial" w:hAnsi="Arial" w:cs="Arial"/>
        </w:rPr>
        <w:fldChar w:fldCharType="end"/>
      </w:r>
      <w:r w:rsidRPr="00617410">
        <w:rPr>
          <w:rFonts w:ascii="Arial" w:hAnsi="Arial" w:cs="Arial"/>
        </w:rPr>
        <w:t xml:space="preserve">. This increased generalizability may reveal “latent demand” </w:t>
      </w:r>
      <w:r w:rsidR="00BB105E" w:rsidRPr="00617410">
        <w:rPr>
          <w:rFonts w:ascii="Arial" w:hAnsi="Arial" w:cs="Arial"/>
        </w:rPr>
        <w:t xml:space="preserve">that has not </w:t>
      </w:r>
      <w:r w:rsidRPr="00617410">
        <w:rPr>
          <w:rFonts w:ascii="Arial" w:hAnsi="Arial" w:cs="Arial"/>
        </w:rPr>
        <w:t xml:space="preserve">yet </w:t>
      </w:r>
      <w:r w:rsidR="00BB105E" w:rsidRPr="00617410">
        <w:rPr>
          <w:rFonts w:ascii="Arial" w:hAnsi="Arial" w:cs="Arial"/>
        </w:rPr>
        <w:t>translated</w:t>
      </w:r>
      <w:r w:rsidRPr="00617410">
        <w:rPr>
          <w:rFonts w:ascii="Arial" w:hAnsi="Arial" w:cs="Arial"/>
        </w:rPr>
        <w:t xml:space="preserve"> into observable behavior at scale. In changing markets incorporating products with new features, latent demand may resist detection by retrospective ratings or </w:t>
      </w:r>
      <w:r w:rsidR="00E552EB" w:rsidRPr="00617410">
        <w:rPr>
          <w:rFonts w:ascii="Arial" w:hAnsi="Arial" w:cs="Arial"/>
        </w:rPr>
        <w:t>past</w:t>
      </w:r>
      <w:r w:rsidR="00E552EB" w:rsidRPr="00E552EB">
        <w:rPr>
          <w:rFonts w:ascii="Arial" w:eastAsia="Arial" w:hAnsi="Arial" w:cs="Arial"/>
        </w:rPr>
        <w:t xml:space="preserve"> data but still appear in anticipatory brain responses</w:t>
      </w:r>
      <w:r w:rsidR="00BB2E80" w:rsidRPr="00E552EB">
        <w:rPr>
          <w:rFonts w:ascii="Arial" w:eastAsia="Arial" w:hAnsi="Arial" w:cs="Arial"/>
        </w:rPr>
        <w:t xml:space="preserve"> </w:t>
      </w:r>
      <w:r w:rsidR="00BB2E80" w:rsidRPr="00E552EB">
        <w:rPr>
          <w:rFonts w:ascii="Arial" w:eastAsia="Arial" w:hAnsi="Arial" w:cs="Arial"/>
        </w:rPr>
        <w:lastRenderedPageBreak/>
        <w:fldChar w:fldCharType="begin"/>
      </w:r>
      <w:r w:rsidR="00BB2E80" w:rsidRPr="00E552EB">
        <w:rPr>
          <w:rFonts w:ascii="Arial" w:eastAsia="Arial" w:hAnsi="Arial" w:cs="Arial"/>
        </w:rPr>
        <w:instrText xml:space="preserve"> ADDIN ZOTERO_ITEM CSL_CITATION {"citationID":"QwpVJpGz","properties":{"formattedCitation":"(Genevsky et al., 2025)","plainCitation":"(Genevsky et al., 2025)","noteIndex":0},"citationItems":[{"id":61,"uris":["http://zotero.org/users/local/aIwQiqko/items/S533336N"],"itemData":{"id":61,"type":"article-journal","abstract":"Accurate forecasts of population-level behavior critically inform institutional choices and public policy. While neuroforecasting research suggests that measurements of group brain activity can improve forecasting accuracy relative to behavior, less is known about how and when brain activity can effectively improve out-of-sample forecasts. We analyzed neural and behavioral data collected in two experiments to forecast choice in more vs. less demographically representative aggregate internet markets in order to test when forecasts based on brain activity generalize better than behavior. In both experiments, while the accuracy of market forecasts based on behavior varied as a function of sample representativeness, market forecasts based on brain activity remained significant regardless of sample representativeness. These findings are consistent with the notion that brain activity associated with early affective responses can generalize across individuals to index aggregate choice more broadly than downstream behavior. Thus, brain activity from limited samples may reveal generalizable components of choice that can improve market forecasts. These findings inform theory regarding which components of individual choice generalize to improve market forecasts and provide insights into mechanisms that underlie the effective application of neuroforecasting.","container-title":"PNAS Nexus","DOI":"10.1093/pnasnexus/pgaf029","ISSN":"2752-6542","issue":"2","language":"en","license":"https://creativecommons.org/licenses/by/4.0/","note":"publisher: Oxford University Press (OUP)","source":"Crossref","title":"Neuroforecasting reveals generalizable components of choice","URL":"https://academic.oup.com/pnasnexus/article/doi/10.1093/pnasnexus/pgaf029/8016018","volume":"4","author":[{"family":"Genevsky","given":"Alexander"},{"family":"Tong","given":"Lester C"},{"family":"Knutson","given":"Brian"}],"editor":[{"family":"Yortsos","given":"Yannis"}],"accessed":{"date-parts":[["2025",7,21]]},"issued":{"date-parts":[["2025",2,1]]}}}],"schema":"https://github.com/citation-style-language/schema/raw/master/csl-citation.json"} </w:instrText>
      </w:r>
      <w:r w:rsidR="00BB2E80" w:rsidRPr="00E552EB">
        <w:rPr>
          <w:rFonts w:ascii="Arial" w:eastAsia="Arial" w:hAnsi="Arial" w:cs="Arial"/>
        </w:rPr>
        <w:fldChar w:fldCharType="separate"/>
      </w:r>
      <w:r w:rsidR="00BB2E80" w:rsidRPr="00E552EB">
        <w:rPr>
          <w:rFonts w:ascii="Arial" w:eastAsia="Arial" w:hAnsi="Arial" w:cs="Arial"/>
          <w:noProof/>
        </w:rPr>
        <w:t>(Genevsky et al., 2025)</w:t>
      </w:r>
      <w:r w:rsidR="00BB2E80" w:rsidRPr="00E552EB">
        <w:rPr>
          <w:rFonts w:ascii="Arial" w:eastAsia="Arial" w:hAnsi="Arial" w:cs="Arial"/>
        </w:rPr>
        <w:fldChar w:fldCharType="end"/>
      </w:r>
      <w:r w:rsidR="00E552EB" w:rsidRPr="00E552EB">
        <w:rPr>
          <w:rFonts w:ascii="Arial" w:eastAsia="Arial" w:hAnsi="Arial" w:cs="Arial"/>
        </w:rPr>
        <w:t>. Thus, brain activity might reveal generalizable preferences before they manifest in the marketplace, with the potential to improve forecasts.</w:t>
      </w:r>
    </w:p>
    <w:p w14:paraId="26F28DFF" w14:textId="77777777" w:rsidR="00B25511" w:rsidRPr="00E552EB" w:rsidRDefault="00000000" w:rsidP="00E552EB">
      <w:pPr>
        <w:rPr>
          <w:rFonts w:ascii="Arial" w:eastAsia="Arial" w:hAnsi="Arial" w:cs="Arial"/>
        </w:rPr>
      </w:pPr>
      <w:r w:rsidRPr="00617410">
        <w:rPr>
          <w:rFonts w:ascii="Arial" w:hAnsi="Arial" w:cs="Arial"/>
        </w:rPr>
        <w:br w:type="page"/>
      </w:r>
    </w:p>
    <w:p w14:paraId="423E27E8" w14:textId="77777777" w:rsidR="00B25511" w:rsidRDefault="00000000">
      <w:pPr>
        <w:spacing w:line="480" w:lineRule="auto"/>
        <w:rPr>
          <w:rFonts w:ascii="Arial" w:eastAsia="Arial" w:hAnsi="Arial" w:cs="Arial"/>
          <w:b/>
        </w:rPr>
      </w:pPr>
      <w:r>
        <w:rPr>
          <w:rFonts w:ascii="Arial" w:eastAsia="Arial" w:hAnsi="Arial" w:cs="Arial"/>
          <w:b/>
        </w:rPr>
        <w:lastRenderedPageBreak/>
        <w:t>References</w:t>
      </w:r>
    </w:p>
    <w:p w14:paraId="658DD8EE" w14:textId="77777777" w:rsidR="00B25511" w:rsidRPr="00F226AD" w:rsidRDefault="00B25511">
      <w:pPr>
        <w:spacing w:line="480" w:lineRule="auto"/>
        <w:rPr>
          <w:rFonts w:ascii="Arial" w:eastAsia="Arial" w:hAnsi="Arial" w:cs="Arial"/>
        </w:rPr>
      </w:pPr>
    </w:p>
    <w:p w14:paraId="6255936C" w14:textId="77777777" w:rsidR="00F226AD" w:rsidRPr="00800D1E" w:rsidRDefault="00E552EB" w:rsidP="00F226AD">
      <w:pPr>
        <w:pStyle w:val="Bibliography"/>
        <w:rPr>
          <w:rFonts w:ascii="Arial" w:hAnsi="Arial" w:cs="Arial"/>
        </w:rPr>
      </w:pPr>
      <w:r w:rsidRPr="00F226AD">
        <w:rPr>
          <w:rFonts w:ascii="Arial" w:hAnsi="Arial" w:cs="Arial"/>
        </w:rPr>
        <w:fldChar w:fldCharType="begin"/>
      </w:r>
      <w:r w:rsidR="00F226AD" w:rsidRPr="00F226AD">
        <w:rPr>
          <w:rFonts w:ascii="Arial" w:hAnsi="Arial" w:cs="Arial"/>
        </w:rPr>
        <w:instrText xml:space="preserve"> ADDIN ZOTERO_BIBL {"uncited":[],"omitted":[],"custom":[]} CSL_BIBLIOGRAPHY </w:instrText>
      </w:r>
      <w:r w:rsidRPr="00F226AD">
        <w:rPr>
          <w:rFonts w:ascii="Arial" w:hAnsi="Arial" w:cs="Arial"/>
        </w:rPr>
        <w:fldChar w:fldCharType="separate"/>
      </w:r>
      <w:r w:rsidR="00F226AD" w:rsidRPr="00800D1E">
        <w:rPr>
          <w:rFonts w:ascii="Arial" w:hAnsi="Arial" w:cs="Arial"/>
        </w:rPr>
        <w:t xml:space="preserve">Addis, D. R., Wong, A. T., &amp; Schacter, D. L. (2007). Remembering the past and imagining the future: Common and distinct neural substrates during event construction and elaboration. </w:t>
      </w:r>
      <w:r w:rsidR="00F226AD" w:rsidRPr="00800D1E">
        <w:rPr>
          <w:rFonts w:ascii="Arial" w:hAnsi="Arial" w:cs="Arial"/>
          <w:i/>
          <w:iCs/>
        </w:rPr>
        <w:t>Neuropsychologia</w:t>
      </w:r>
      <w:r w:rsidR="00F226AD" w:rsidRPr="00800D1E">
        <w:rPr>
          <w:rFonts w:ascii="Arial" w:hAnsi="Arial" w:cs="Arial"/>
        </w:rPr>
        <w:t xml:space="preserve">, </w:t>
      </w:r>
      <w:r w:rsidR="00F226AD" w:rsidRPr="00800D1E">
        <w:rPr>
          <w:rFonts w:ascii="Arial" w:hAnsi="Arial" w:cs="Arial"/>
          <w:i/>
          <w:iCs/>
        </w:rPr>
        <w:t>45</w:t>
      </w:r>
      <w:r w:rsidR="00F226AD" w:rsidRPr="00800D1E">
        <w:rPr>
          <w:rFonts w:ascii="Arial" w:hAnsi="Arial" w:cs="Arial"/>
        </w:rPr>
        <w:t>(7), 1363–1377. https://doi.org/10.1016/j.neuropsychologia.2006.10.016</w:t>
      </w:r>
    </w:p>
    <w:p w14:paraId="080572B3" w14:textId="77777777" w:rsidR="00F226AD" w:rsidRPr="00800D1E" w:rsidRDefault="00F226AD" w:rsidP="00F226AD">
      <w:pPr>
        <w:pStyle w:val="Bibliography"/>
        <w:rPr>
          <w:rFonts w:ascii="Arial" w:hAnsi="Arial" w:cs="Arial"/>
        </w:rPr>
      </w:pPr>
      <w:r w:rsidRPr="00800D1E">
        <w:rPr>
          <w:rFonts w:ascii="Arial" w:hAnsi="Arial" w:cs="Arial"/>
        </w:rPr>
        <w:t xml:space="preserve">Ariely, D., &amp; Berns, G. S. (2010). Neuromarketing: The hope and hype of neuroimaging in business. </w:t>
      </w:r>
      <w:r w:rsidRPr="00800D1E">
        <w:rPr>
          <w:rFonts w:ascii="Arial" w:hAnsi="Arial" w:cs="Arial"/>
          <w:i/>
          <w:iCs/>
        </w:rPr>
        <w:t>Nature Reviews Neuroscience</w:t>
      </w:r>
      <w:r w:rsidRPr="00800D1E">
        <w:rPr>
          <w:rFonts w:ascii="Arial" w:hAnsi="Arial" w:cs="Arial"/>
        </w:rPr>
        <w:t xml:space="preserve">, </w:t>
      </w:r>
      <w:r w:rsidRPr="00800D1E">
        <w:rPr>
          <w:rFonts w:ascii="Arial" w:hAnsi="Arial" w:cs="Arial"/>
          <w:i/>
          <w:iCs/>
        </w:rPr>
        <w:t>11</w:t>
      </w:r>
      <w:r w:rsidRPr="00800D1E">
        <w:rPr>
          <w:rFonts w:ascii="Arial" w:hAnsi="Arial" w:cs="Arial"/>
        </w:rPr>
        <w:t>(4), 284–292. https://doi.org/10.1038/nrn2795</w:t>
      </w:r>
    </w:p>
    <w:p w14:paraId="540DF60C" w14:textId="77777777" w:rsidR="00F226AD" w:rsidRPr="00800D1E" w:rsidRDefault="00F226AD" w:rsidP="00F226AD">
      <w:pPr>
        <w:pStyle w:val="Bibliography"/>
        <w:rPr>
          <w:rFonts w:ascii="Arial" w:hAnsi="Arial" w:cs="Arial"/>
        </w:rPr>
      </w:pPr>
      <w:r w:rsidRPr="00800D1E">
        <w:rPr>
          <w:rFonts w:ascii="Arial" w:hAnsi="Arial" w:cs="Arial"/>
        </w:rPr>
        <w:t xml:space="preserve">Armstrong, J. S., Morwitz, V. G., &amp; Kumar, V. (2000). Sales forecasts for existing consumer products and services: Do purchase intentions contribute to accuracy? </w:t>
      </w:r>
      <w:r w:rsidRPr="00800D1E">
        <w:rPr>
          <w:rFonts w:ascii="Arial" w:hAnsi="Arial" w:cs="Arial"/>
          <w:i/>
          <w:iCs/>
        </w:rPr>
        <w:t>International Journal of Forecasting</w:t>
      </w:r>
      <w:r w:rsidRPr="00800D1E">
        <w:rPr>
          <w:rFonts w:ascii="Arial" w:hAnsi="Arial" w:cs="Arial"/>
        </w:rPr>
        <w:t xml:space="preserve">, </w:t>
      </w:r>
      <w:r w:rsidRPr="00800D1E">
        <w:rPr>
          <w:rFonts w:ascii="Arial" w:hAnsi="Arial" w:cs="Arial"/>
          <w:i/>
          <w:iCs/>
        </w:rPr>
        <w:t>16</w:t>
      </w:r>
      <w:r w:rsidRPr="00800D1E">
        <w:rPr>
          <w:rFonts w:ascii="Arial" w:hAnsi="Arial" w:cs="Arial"/>
        </w:rPr>
        <w:t>(3), 383–397. https://doi.org/10.1016/s0169-2070(00)00058-3</w:t>
      </w:r>
    </w:p>
    <w:p w14:paraId="36A50CF7" w14:textId="77777777" w:rsidR="00F226AD" w:rsidRPr="00800D1E" w:rsidRDefault="00F226AD" w:rsidP="00F226AD">
      <w:pPr>
        <w:pStyle w:val="Bibliography"/>
        <w:rPr>
          <w:rFonts w:ascii="Arial" w:hAnsi="Arial" w:cs="Arial"/>
        </w:rPr>
      </w:pPr>
      <w:r w:rsidRPr="00800D1E">
        <w:rPr>
          <w:rFonts w:ascii="Arial" w:hAnsi="Arial" w:cs="Arial"/>
        </w:rPr>
        <w:t xml:space="preserve">Assmus, G. (1984). New product forecasting. </w:t>
      </w:r>
      <w:r w:rsidRPr="00800D1E">
        <w:rPr>
          <w:rFonts w:ascii="Arial" w:hAnsi="Arial" w:cs="Arial"/>
          <w:i/>
          <w:iCs/>
        </w:rPr>
        <w:t>Journal of Forecasting</w:t>
      </w:r>
      <w:r w:rsidRPr="00800D1E">
        <w:rPr>
          <w:rFonts w:ascii="Arial" w:hAnsi="Arial" w:cs="Arial"/>
        </w:rPr>
        <w:t xml:space="preserve">, </w:t>
      </w:r>
      <w:r w:rsidRPr="00800D1E">
        <w:rPr>
          <w:rFonts w:ascii="Arial" w:hAnsi="Arial" w:cs="Arial"/>
          <w:i/>
          <w:iCs/>
        </w:rPr>
        <w:t>3</w:t>
      </w:r>
      <w:r w:rsidRPr="00800D1E">
        <w:rPr>
          <w:rFonts w:ascii="Arial" w:hAnsi="Arial" w:cs="Arial"/>
        </w:rPr>
        <w:t>(2), 121–138. https://doi.org/10.1002/for.3980030202</w:t>
      </w:r>
    </w:p>
    <w:p w14:paraId="74EF3B11" w14:textId="77777777" w:rsidR="00F226AD" w:rsidRPr="00800D1E" w:rsidRDefault="00F226AD" w:rsidP="00F226AD">
      <w:pPr>
        <w:pStyle w:val="Bibliography"/>
        <w:rPr>
          <w:rFonts w:ascii="Arial" w:hAnsi="Arial" w:cs="Arial"/>
        </w:rPr>
      </w:pPr>
      <w:r w:rsidRPr="00800D1E">
        <w:rPr>
          <w:rFonts w:ascii="Arial" w:hAnsi="Arial" w:cs="Arial"/>
        </w:rPr>
        <w:t xml:space="preserve">Chang, C., &amp; Glover, G. H. (2009). Effects of model-based physiological noise correction on default mode network anti-correlations and correlations. </w:t>
      </w:r>
      <w:r w:rsidRPr="00800D1E">
        <w:rPr>
          <w:rFonts w:ascii="Arial" w:hAnsi="Arial" w:cs="Arial"/>
          <w:i/>
          <w:iCs/>
        </w:rPr>
        <w:t>NeuroImage</w:t>
      </w:r>
      <w:r w:rsidRPr="00800D1E">
        <w:rPr>
          <w:rFonts w:ascii="Arial" w:hAnsi="Arial" w:cs="Arial"/>
        </w:rPr>
        <w:t xml:space="preserve">, </w:t>
      </w:r>
      <w:r w:rsidRPr="00800D1E">
        <w:rPr>
          <w:rFonts w:ascii="Arial" w:hAnsi="Arial" w:cs="Arial"/>
          <w:i/>
          <w:iCs/>
        </w:rPr>
        <w:t>47</w:t>
      </w:r>
      <w:r w:rsidRPr="00800D1E">
        <w:rPr>
          <w:rFonts w:ascii="Arial" w:hAnsi="Arial" w:cs="Arial"/>
        </w:rPr>
        <w:t>(4), 1448–1459. https://doi.org/10.1016/j.neuroimage.2009.05.012</w:t>
      </w:r>
    </w:p>
    <w:p w14:paraId="18B9E521" w14:textId="77777777" w:rsidR="00F226AD" w:rsidRPr="00800D1E" w:rsidRDefault="00F226AD" w:rsidP="00F226AD">
      <w:pPr>
        <w:pStyle w:val="Bibliography"/>
        <w:rPr>
          <w:rFonts w:ascii="Arial" w:hAnsi="Arial" w:cs="Arial"/>
        </w:rPr>
      </w:pPr>
      <w:r w:rsidRPr="00800D1E">
        <w:rPr>
          <w:rFonts w:ascii="Arial" w:hAnsi="Arial" w:cs="Arial"/>
        </w:rPr>
        <w:t xml:space="preserve">Cohen, M. S. (1997). Parametric Analysis of fMRI Data Using Linear Systems Methods. </w:t>
      </w:r>
      <w:r w:rsidRPr="00800D1E">
        <w:rPr>
          <w:rFonts w:ascii="Arial" w:hAnsi="Arial" w:cs="Arial"/>
          <w:i/>
          <w:iCs/>
        </w:rPr>
        <w:t>NeuroImage</w:t>
      </w:r>
      <w:r w:rsidRPr="00800D1E">
        <w:rPr>
          <w:rFonts w:ascii="Arial" w:hAnsi="Arial" w:cs="Arial"/>
        </w:rPr>
        <w:t xml:space="preserve">, </w:t>
      </w:r>
      <w:r w:rsidRPr="00800D1E">
        <w:rPr>
          <w:rFonts w:ascii="Arial" w:hAnsi="Arial" w:cs="Arial"/>
          <w:i/>
          <w:iCs/>
        </w:rPr>
        <w:t>6</w:t>
      </w:r>
      <w:r w:rsidRPr="00800D1E">
        <w:rPr>
          <w:rFonts w:ascii="Arial" w:hAnsi="Arial" w:cs="Arial"/>
        </w:rPr>
        <w:t>(2), 93–103. https://doi.org/10.1006/nimg.1997.0278</w:t>
      </w:r>
    </w:p>
    <w:p w14:paraId="2E97D052" w14:textId="77777777" w:rsidR="00F226AD" w:rsidRPr="00800D1E" w:rsidRDefault="00F226AD" w:rsidP="00F226AD">
      <w:pPr>
        <w:pStyle w:val="Bibliography"/>
        <w:rPr>
          <w:rFonts w:ascii="Arial" w:hAnsi="Arial" w:cs="Arial"/>
        </w:rPr>
      </w:pPr>
      <w:r w:rsidRPr="00800D1E">
        <w:rPr>
          <w:rFonts w:ascii="Arial" w:hAnsi="Arial" w:cs="Arial"/>
        </w:rPr>
        <w:lastRenderedPageBreak/>
        <w:t xml:space="preserve">Cox, R. W. (1996). AFNI: Software for Analysis and Visualization of Functional Magnetic Resonance Neuroimages. </w:t>
      </w:r>
      <w:r w:rsidRPr="00800D1E">
        <w:rPr>
          <w:rFonts w:ascii="Arial" w:hAnsi="Arial" w:cs="Arial"/>
          <w:i/>
          <w:iCs/>
        </w:rPr>
        <w:t>Computers and Biomedical Research</w:t>
      </w:r>
      <w:r w:rsidRPr="00800D1E">
        <w:rPr>
          <w:rFonts w:ascii="Arial" w:hAnsi="Arial" w:cs="Arial"/>
        </w:rPr>
        <w:t xml:space="preserve">, </w:t>
      </w:r>
      <w:r w:rsidRPr="00800D1E">
        <w:rPr>
          <w:rFonts w:ascii="Arial" w:hAnsi="Arial" w:cs="Arial"/>
          <w:i/>
          <w:iCs/>
        </w:rPr>
        <w:t>29</w:t>
      </w:r>
      <w:r w:rsidRPr="00800D1E">
        <w:rPr>
          <w:rFonts w:ascii="Arial" w:hAnsi="Arial" w:cs="Arial"/>
        </w:rPr>
        <w:t>(3), 162–173. https://doi.org/10.1006/cbmr.1996.0014</w:t>
      </w:r>
    </w:p>
    <w:p w14:paraId="111FAF83" w14:textId="77777777" w:rsidR="00F226AD" w:rsidRPr="00800D1E" w:rsidRDefault="00F226AD" w:rsidP="00F226AD">
      <w:pPr>
        <w:pStyle w:val="Bibliography"/>
        <w:rPr>
          <w:rFonts w:ascii="Arial" w:hAnsi="Arial" w:cs="Arial"/>
        </w:rPr>
      </w:pPr>
      <w:r w:rsidRPr="00800D1E">
        <w:rPr>
          <w:rFonts w:ascii="Arial" w:hAnsi="Arial" w:cs="Arial"/>
        </w:rPr>
        <w:t xml:space="preserve">Dunlap, R. E., Van Liere, K. D., Mertig, A. G., &amp; Jones, R. E. (2000). New Trends in Measuring Environmental Attitudes: Measuring Endorsement of the New Ecological Paradigm: A Revised NEP Scale. </w:t>
      </w:r>
      <w:r w:rsidRPr="00800D1E">
        <w:rPr>
          <w:rFonts w:ascii="Arial" w:hAnsi="Arial" w:cs="Arial"/>
          <w:i/>
          <w:iCs/>
        </w:rPr>
        <w:t>Journal of Social Issues</w:t>
      </w:r>
      <w:r w:rsidRPr="00800D1E">
        <w:rPr>
          <w:rFonts w:ascii="Arial" w:hAnsi="Arial" w:cs="Arial"/>
        </w:rPr>
        <w:t xml:space="preserve">, </w:t>
      </w:r>
      <w:r w:rsidRPr="00800D1E">
        <w:rPr>
          <w:rFonts w:ascii="Arial" w:hAnsi="Arial" w:cs="Arial"/>
          <w:i/>
          <w:iCs/>
        </w:rPr>
        <w:t>56</w:t>
      </w:r>
      <w:r w:rsidRPr="00800D1E">
        <w:rPr>
          <w:rFonts w:ascii="Arial" w:hAnsi="Arial" w:cs="Arial"/>
        </w:rPr>
        <w:t>(3), 425–442. https://doi.org/10.1111/0022-4537.00176</w:t>
      </w:r>
    </w:p>
    <w:p w14:paraId="079CE047" w14:textId="77777777" w:rsidR="00F226AD" w:rsidRPr="00800D1E" w:rsidRDefault="00F226AD" w:rsidP="00F226AD">
      <w:pPr>
        <w:pStyle w:val="Bibliography"/>
        <w:rPr>
          <w:rFonts w:ascii="Arial" w:hAnsi="Arial" w:cs="Arial"/>
        </w:rPr>
      </w:pPr>
      <w:r w:rsidRPr="00800D1E">
        <w:rPr>
          <w:rFonts w:ascii="Arial" w:hAnsi="Arial" w:cs="Arial"/>
        </w:rPr>
        <w:t xml:space="preserve">Ebert, J. E. J., Gilbert, D. T., &amp; Wilson, T. D. (2009). Forecasting and Backcasting: Predicting the Impact of Events on the Future. </w:t>
      </w:r>
      <w:r w:rsidRPr="00800D1E">
        <w:rPr>
          <w:rFonts w:ascii="Arial" w:hAnsi="Arial" w:cs="Arial"/>
          <w:i/>
          <w:iCs/>
        </w:rPr>
        <w:t>Journal of Consumer Research</w:t>
      </w:r>
      <w:r w:rsidRPr="00800D1E">
        <w:rPr>
          <w:rFonts w:ascii="Arial" w:hAnsi="Arial" w:cs="Arial"/>
        </w:rPr>
        <w:t xml:space="preserve">, </w:t>
      </w:r>
      <w:r w:rsidRPr="00800D1E">
        <w:rPr>
          <w:rFonts w:ascii="Arial" w:hAnsi="Arial" w:cs="Arial"/>
          <w:i/>
          <w:iCs/>
        </w:rPr>
        <w:t>36</w:t>
      </w:r>
      <w:r w:rsidRPr="00800D1E">
        <w:rPr>
          <w:rFonts w:ascii="Arial" w:hAnsi="Arial" w:cs="Arial"/>
        </w:rPr>
        <w:t>(3), 353–366. https://doi.org/10.1086/598793</w:t>
      </w:r>
    </w:p>
    <w:p w14:paraId="2854B34D" w14:textId="77777777" w:rsidR="00F226AD" w:rsidRPr="00800D1E" w:rsidRDefault="00F226AD" w:rsidP="00F226AD">
      <w:pPr>
        <w:pStyle w:val="Bibliography"/>
        <w:rPr>
          <w:rFonts w:ascii="Arial" w:hAnsi="Arial" w:cs="Arial"/>
        </w:rPr>
      </w:pPr>
      <w:r w:rsidRPr="00800D1E">
        <w:rPr>
          <w:rFonts w:ascii="Arial" w:hAnsi="Arial" w:cs="Arial"/>
        </w:rPr>
        <w:t xml:space="preserve">Erk, S., Spitzer, M., Wunderlich, A. P., Galley, L., &amp; Walter, H. (2002). Cultural objects modulate reward circuitry. </w:t>
      </w:r>
      <w:r w:rsidRPr="00800D1E">
        <w:rPr>
          <w:rFonts w:ascii="Arial" w:hAnsi="Arial" w:cs="Arial"/>
          <w:i/>
          <w:iCs/>
        </w:rPr>
        <w:t>NeuroReport</w:t>
      </w:r>
      <w:r w:rsidRPr="00800D1E">
        <w:rPr>
          <w:rFonts w:ascii="Arial" w:hAnsi="Arial" w:cs="Arial"/>
        </w:rPr>
        <w:t xml:space="preserve">, </w:t>
      </w:r>
      <w:r w:rsidRPr="00800D1E">
        <w:rPr>
          <w:rFonts w:ascii="Arial" w:hAnsi="Arial" w:cs="Arial"/>
          <w:i/>
          <w:iCs/>
        </w:rPr>
        <w:t>13</w:t>
      </w:r>
      <w:r w:rsidRPr="00800D1E">
        <w:rPr>
          <w:rFonts w:ascii="Arial" w:hAnsi="Arial" w:cs="Arial"/>
        </w:rPr>
        <w:t>(18), 2499–2503. https://doi.org/10.1097/00001756-200212200-00024</w:t>
      </w:r>
    </w:p>
    <w:p w14:paraId="546F4A97" w14:textId="77777777" w:rsidR="00F226AD" w:rsidRPr="00800D1E" w:rsidRDefault="00F226AD" w:rsidP="00F226AD">
      <w:pPr>
        <w:pStyle w:val="Bibliography"/>
        <w:rPr>
          <w:rFonts w:ascii="Arial" w:hAnsi="Arial" w:cs="Arial"/>
        </w:rPr>
      </w:pPr>
      <w:r w:rsidRPr="00800D1E">
        <w:rPr>
          <w:rFonts w:ascii="Arial" w:hAnsi="Arial" w:cs="Arial"/>
        </w:rPr>
        <w:t xml:space="preserve">Genevsky, A., Tong, L. C., &amp; Knutson, B. (2025). Neuroforecasting reveals generalizable components of choice. </w:t>
      </w:r>
      <w:r w:rsidRPr="00800D1E">
        <w:rPr>
          <w:rFonts w:ascii="Arial" w:hAnsi="Arial" w:cs="Arial"/>
          <w:i/>
          <w:iCs/>
        </w:rPr>
        <w:t>PNAS Nexus</w:t>
      </w:r>
      <w:r w:rsidRPr="00800D1E">
        <w:rPr>
          <w:rFonts w:ascii="Arial" w:hAnsi="Arial" w:cs="Arial"/>
        </w:rPr>
        <w:t xml:space="preserve">, </w:t>
      </w:r>
      <w:r w:rsidRPr="00800D1E">
        <w:rPr>
          <w:rFonts w:ascii="Arial" w:hAnsi="Arial" w:cs="Arial"/>
          <w:i/>
          <w:iCs/>
        </w:rPr>
        <w:t>4</w:t>
      </w:r>
      <w:r w:rsidRPr="00800D1E">
        <w:rPr>
          <w:rFonts w:ascii="Arial" w:hAnsi="Arial" w:cs="Arial"/>
        </w:rPr>
        <w:t>(2). https://doi.org/10.1093/pnasnexus/pgaf029</w:t>
      </w:r>
    </w:p>
    <w:p w14:paraId="4C8D76D8" w14:textId="77777777" w:rsidR="00F226AD" w:rsidRPr="00800D1E" w:rsidRDefault="00F226AD" w:rsidP="00F226AD">
      <w:pPr>
        <w:pStyle w:val="Bibliography"/>
        <w:rPr>
          <w:rFonts w:ascii="Arial" w:hAnsi="Arial" w:cs="Arial"/>
        </w:rPr>
      </w:pPr>
      <w:r w:rsidRPr="00800D1E">
        <w:rPr>
          <w:rFonts w:ascii="Arial" w:hAnsi="Arial" w:cs="Arial"/>
        </w:rPr>
        <w:t xml:space="preserve">Goodwin, P., Meeran, S., &amp; Dyussekeneva, K. (2014). The challenges of pre-launch forecasting of adoption time series for new durable products. </w:t>
      </w:r>
      <w:r w:rsidRPr="00800D1E">
        <w:rPr>
          <w:rFonts w:ascii="Arial" w:hAnsi="Arial" w:cs="Arial"/>
          <w:i/>
          <w:iCs/>
        </w:rPr>
        <w:t>International Journal of Forecasting</w:t>
      </w:r>
      <w:r w:rsidRPr="00800D1E">
        <w:rPr>
          <w:rFonts w:ascii="Arial" w:hAnsi="Arial" w:cs="Arial"/>
        </w:rPr>
        <w:t xml:space="preserve">, </w:t>
      </w:r>
      <w:r w:rsidRPr="00800D1E">
        <w:rPr>
          <w:rFonts w:ascii="Arial" w:hAnsi="Arial" w:cs="Arial"/>
          <w:i/>
          <w:iCs/>
        </w:rPr>
        <w:t>30</w:t>
      </w:r>
      <w:r w:rsidRPr="00800D1E">
        <w:rPr>
          <w:rFonts w:ascii="Arial" w:hAnsi="Arial" w:cs="Arial"/>
        </w:rPr>
        <w:t>(4), 1082–1097. https://doi.org/10.1016/j.ijforecast.2014.08.009</w:t>
      </w:r>
    </w:p>
    <w:p w14:paraId="6A151D33" w14:textId="77777777" w:rsidR="00F226AD" w:rsidRPr="00800D1E" w:rsidRDefault="00F226AD" w:rsidP="00F226AD">
      <w:pPr>
        <w:pStyle w:val="Bibliography"/>
        <w:rPr>
          <w:rFonts w:ascii="Arial" w:hAnsi="Arial" w:cs="Arial"/>
        </w:rPr>
      </w:pPr>
      <w:r w:rsidRPr="00800D1E">
        <w:rPr>
          <w:rFonts w:ascii="Arial" w:hAnsi="Arial" w:cs="Arial"/>
        </w:rPr>
        <w:t xml:space="preserve">Gosling, S. D., Rentfrow, P. J., &amp; Swann, W. B. (2003). A very brief measure of the Big-Five personality domains. </w:t>
      </w:r>
      <w:r w:rsidRPr="00800D1E">
        <w:rPr>
          <w:rFonts w:ascii="Arial" w:hAnsi="Arial" w:cs="Arial"/>
          <w:i/>
          <w:iCs/>
        </w:rPr>
        <w:t>Journal of Research in Personality</w:t>
      </w:r>
      <w:r w:rsidRPr="00800D1E">
        <w:rPr>
          <w:rFonts w:ascii="Arial" w:hAnsi="Arial" w:cs="Arial"/>
        </w:rPr>
        <w:t xml:space="preserve">, </w:t>
      </w:r>
      <w:r w:rsidRPr="00800D1E">
        <w:rPr>
          <w:rFonts w:ascii="Arial" w:hAnsi="Arial" w:cs="Arial"/>
          <w:i/>
          <w:iCs/>
        </w:rPr>
        <w:t>37</w:t>
      </w:r>
      <w:r w:rsidRPr="00800D1E">
        <w:rPr>
          <w:rFonts w:ascii="Arial" w:hAnsi="Arial" w:cs="Arial"/>
        </w:rPr>
        <w:t>(6), 504–528. https://doi.org/10.1016/s0092-6566(03)00046-1</w:t>
      </w:r>
    </w:p>
    <w:p w14:paraId="470E1A79" w14:textId="77777777" w:rsidR="00F226AD" w:rsidRPr="00800D1E" w:rsidRDefault="00F226AD" w:rsidP="00F226AD">
      <w:pPr>
        <w:pStyle w:val="Bibliography"/>
        <w:rPr>
          <w:rFonts w:ascii="Arial" w:hAnsi="Arial" w:cs="Arial"/>
        </w:rPr>
      </w:pPr>
      <w:r w:rsidRPr="00800D1E">
        <w:rPr>
          <w:rFonts w:ascii="Arial" w:hAnsi="Arial" w:cs="Arial"/>
        </w:rPr>
        <w:lastRenderedPageBreak/>
        <w:t xml:space="preserve">Hulsmann, M., Borscheid, D., &amp; Friedrich, C. M. (2011). General sales forecast models for automobile markets and their analysis. In </w:t>
      </w:r>
      <w:r w:rsidRPr="00800D1E">
        <w:rPr>
          <w:rFonts w:ascii="Arial" w:hAnsi="Arial" w:cs="Arial"/>
          <w:i/>
          <w:iCs/>
        </w:rPr>
        <w:t>Advances in Data Mining: Applications and Theoretical Aspects</w:t>
      </w:r>
      <w:r w:rsidRPr="00800D1E">
        <w:rPr>
          <w:rFonts w:ascii="Arial" w:hAnsi="Arial" w:cs="Arial"/>
        </w:rPr>
        <w:t xml:space="preserve"> (pp. 255–269). Springer.</w:t>
      </w:r>
    </w:p>
    <w:p w14:paraId="031A71D9" w14:textId="77777777" w:rsidR="00F226AD" w:rsidRPr="00800D1E" w:rsidRDefault="00F226AD" w:rsidP="00F226AD">
      <w:pPr>
        <w:pStyle w:val="Bibliography"/>
        <w:rPr>
          <w:rFonts w:ascii="Arial" w:hAnsi="Arial" w:cs="Arial"/>
        </w:rPr>
      </w:pPr>
      <w:r w:rsidRPr="00800D1E">
        <w:rPr>
          <w:rFonts w:ascii="Arial" w:hAnsi="Arial" w:cs="Arial"/>
        </w:rPr>
        <w:t xml:space="preserve">Karmarkar, U. R., &amp; Yoon, C. (2016). Consumer neuroscience: Advances in understanding consumer psychology. </w:t>
      </w:r>
      <w:r w:rsidRPr="00800D1E">
        <w:rPr>
          <w:rFonts w:ascii="Arial" w:hAnsi="Arial" w:cs="Arial"/>
          <w:i/>
          <w:iCs/>
        </w:rPr>
        <w:t>Current Opinion in Psychology</w:t>
      </w:r>
      <w:r w:rsidRPr="00800D1E">
        <w:rPr>
          <w:rFonts w:ascii="Arial" w:hAnsi="Arial" w:cs="Arial"/>
        </w:rPr>
        <w:t xml:space="preserve">, </w:t>
      </w:r>
      <w:r w:rsidRPr="00800D1E">
        <w:rPr>
          <w:rFonts w:ascii="Arial" w:hAnsi="Arial" w:cs="Arial"/>
          <w:i/>
          <w:iCs/>
        </w:rPr>
        <w:t>10</w:t>
      </w:r>
      <w:r w:rsidRPr="00800D1E">
        <w:rPr>
          <w:rFonts w:ascii="Arial" w:hAnsi="Arial" w:cs="Arial"/>
        </w:rPr>
        <w:t>, 160–165. https://doi.org/10.1016/j.copsyc.2016.01.010</w:t>
      </w:r>
    </w:p>
    <w:p w14:paraId="288E35CD" w14:textId="77777777" w:rsidR="00F226AD" w:rsidRPr="00800D1E" w:rsidRDefault="00F226AD" w:rsidP="00F226AD">
      <w:pPr>
        <w:pStyle w:val="Bibliography"/>
        <w:rPr>
          <w:rFonts w:ascii="Arial" w:hAnsi="Arial" w:cs="Arial"/>
        </w:rPr>
      </w:pPr>
      <w:r w:rsidRPr="00800D1E">
        <w:rPr>
          <w:rFonts w:ascii="Arial" w:hAnsi="Arial" w:cs="Arial"/>
        </w:rPr>
        <w:t xml:space="preserve">Knutson, B., &amp; Genevsky, A. (2018). Neuroforecasting Aggregate Choice. </w:t>
      </w:r>
      <w:r w:rsidRPr="00800D1E">
        <w:rPr>
          <w:rFonts w:ascii="Arial" w:hAnsi="Arial" w:cs="Arial"/>
          <w:i/>
          <w:iCs/>
        </w:rPr>
        <w:t>Current Directions in Psychological Science</w:t>
      </w:r>
      <w:r w:rsidRPr="00800D1E">
        <w:rPr>
          <w:rFonts w:ascii="Arial" w:hAnsi="Arial" w:cs="Arial"/>
        </w:rPr>
        <w:t xml:space="preserve">, </w:t>
      </w:r>
      <w:r w:rsidRPr="00800D1E">
        <w:rPr>
          <w:rFonts w:ascii="Arial" w:hAnsi="Arial" w:cs="Arial"/>
          <w:i/>
          <w:iCs/>
        </w:rPr>
        <w:t>27</w:t>
      </w:r>
      <w:r w:rsidRPr="00800D1E">
        <w:rPr>
          <w:rFonts w:ascii="Arial" w:hAnsi="Arial" w:cs="Arial"/>
        </w:rPr>
        <w:t>(2), 110–115. https://doi.org/10.1177/0963721417737877</w:t>
      </w:r>
    </w:p>
    <w:p w14:paraId="72B2B424" w14:textId="77777777" w:rsidR="00F226AD" w:rsidRPr="00800D1E" w:rsidRDefault="00F226AD" w:rsidP="00F226AD">
      <w:pPr>
        <w:pStyle w:val="Bibliography"/>
        <w:rPr>
          <w:rFonts w:ascii="Arial" w:hAnsi="Arial" w:cs="Arial"/>
        </w:rPr>
      </w:pPr>
      <w:r w:rsidRPr="00800D1E">
        <w:rPr>
          <w:rFonts w:ascii="Arial" w:hAnsi="Arial" w:cs="Arial"/>
        </w:rPr>
        <w:t xml:space="preserve">Knutson, B., Rick, S., Wimmer, G. E., Prelec, D., &amp; Loewenstein, G. (2007). Neural Predictors of Purchases. </w:t>
      </w:r>
      <w:r w:rsidRPr="00800D1E">
        <w:rPr>
          <w:rFonts w:ascii="Arial" w:hAnsi="Arial" w:cs="Arial"/>
          <w:i/>
          <w:iCs/>
        </w:rPr>
        <w:t>Neuron</w:t>
      </w:r>
      <w:r w:rsidRPr="00800D1E">
        <w:rPr>
          <w:rFonts w:ascii="Arial" w:hAnsi="Arial" w:cs="Arial"/>
        </w:rPr>
        <w:t xml:space="preserve">, </w:t>
      </w:r>
      <w:r w:rsidRPr="00800D1E">
        <w:rPr>
          <w:rFonts w:ascii="Arial" w:hAnsi="Arial" w:cs="Arial"/>
          <w:i/>
          <w:iCs/>
        </w:rPr>
        <w:t>53</w:t>
      </w:r>
      <w:r w:rsidRPr="00800D1E">
        <w:rPr>
          <w:rFonts w:ascii="Arial" w:hAnsi="Arial" w:cs="Arial"/>
        </w:rPr>
        <w:t>(1), 147–156. https://doi.org/10.1016/j.neuron.2006.11.010</w:t>
      </w:r>
    </w:p>
    <w:p w14:paraId="4CB5C289" w14:textId="77777777" w:rsidR="00F226AD" w:rsidRPr="00800D1E" w:rsidRDefault="00F226AD" w:rsidP="00F226AD">
      <w:pPr>
        <w:pStyle w:val="Bibliography"/>
        <w:rPr>
          <w:rFonts w:ascii="Arial" w:hAnsi="Arial" w:cs="Arial"/>
        </w:rPr>
      </w:pPr>
      <w:r w:rsidRPr="00800D1E">
        <w:rPr>
          <w:rFonts w:ascii="Arial" w:hAnsi="Arial" w:cs="Arial"/>
        </w:rPr>
        <w:t>Kuhn, M. (2008). Building Predictive Models in</w:t>
      </w:r>
      <w:r w:rsidRPr="00800D1E">
        <w:rPr>
          <w:rFonts w:ascii="Arial" w:hAnsi="Arial" w:cs="Arial"/>
          <w:i/>
          <w:iCs/>
        </w:rPr>
        <w:t>R</w:t>
      </w:r>
      <w:r w:rsidRPr="00800D1E">
        <w:rPr>
          <w:rFonts w:ascii="Arial" w:hAnsi="Arial" w:cs="Arial"/>
        </w:rPr>
        <w:t>Using the</w:t>
      </w:r>
      <w:r w:rsidRPr="00800D1E">
        <w:rPr>
          <w:rFonts w:ascii="Arial" w:hAnsi="Arial" w:cs="Arial"/>
          <w:b/>
          <w:bCs/>
        </w:rPr>
        <w:t>caret</w:t>
      </w:r>
      <w:r w:rsidRPr="00800D1E">
        <w:rPr>
          <w:rFonts w:ascii="Arial" w:hAnsi="Arial" w:cs="Arial"/>
        </w:rPr>
        <w:t xml:space="preserve">Package. </w:t>
      </w:r>
      <w:r w:rsidRPr="00800D1E">
        <w:rPr>
          <w:rFonts w:ascii="Arial" w:hAnsi="Arial" w:cs="Arial"/>
          <w:i/>
          <w:iCs/>
        </w:rPr>
        <w:t>Journal of Statistical Software</w:t>
      </w:r>
      <w:r w:rsidRPr="00800D1E">
        <w:rPr>
          <w:rFonts w:ascii="Arial" w:hAnsi="Arial" w:cs="Arial"/>
        </w:rPr>
        <w:t xml:space="preserve">, </w:t>
      </w:r>
      <w:r w:rsidRPr="00800D1E">
        <w:rPr>
          <w:rFonts w:ascii="Arial" w:hAnsi="Arial" w:cs="Arial"/>
          <w:i/>
          <w:iCs/>
        </w:rPr>
        <w:t>28</w:t>
      </w:r>
      <w:r w:rsidRPr="00800D1E">
        <w:rPr>
          <w:rFonts w:ascii="Arial" w:hAnsi="Arial" w:cs="Arial"/>
        </w:rPr>
        <w:t>(5). https://doi.org/10.18637/jss.v028.i05</w:t>
      </w:r>
    </w:p>
    <w:p w14:paraId="73F4EC8A" w14:textId="77777777" w:rsidR="00F226AD" w:rsidRPr="00800D1E" w:rsidRDefault="00F226AD" w:rsidP="00F226AD">
      <w:pPr>
        <w:pStyle w:val="Bibliography"/>
        <w:rPr>
          <w:rFonts w:ascii="Arial" w:hAnsi="Arial" w:cs="Arial"/>
        </w:rPr>
      </w:pPr>
      <w:r w:rsidRPr="00800D1E">
        <w:rPr>
          <w:rFonts w:ascii="Arial" w:hAnsi="Arial" w:cs="Arial"/>
        </w:rPr>
        <w:t xml:space="preserve">Levy, D. J., &amp; Glimcher, P. W. (2012). The root of all value: A neural common currency for choice. </w:t>
      </w:r>
      <w:r w:rsidRPr="00800D1E">
        <w:rPr>
          <w:rFonts w:ascii="Arial" w:hAnsi="Arial" w:cs="Arial"/>
          <w:i/>
          <w:iCs/>
        </w:rPr>
        <w:t>Current Opinion in Neurobiology</w:t>
      </w:r>
      <w:r w:rsidRPr="00800D1E">
        <w:rPr>
          <w:rFonts w:ascii="Arial" w:hAnsi="Arial" w:cs="Arial"/>
        </w:rPr>
        <w:t xml:space="preserve">, </w:t>
      </w:r>
      <w:r w:rsidRPr="00800D1E">
        <w:rPr>
          <w:rFonts w:ascii="Arial" w:hAnsi="Arial" w:cs="Arial"/>
          <w:i/>
          <w:iCs/>
        </w:rPr>
        <w:t>22</w:t>
      </w:r>
      <w:r w:rsidRPr="00800D1E">
        <w:rPr>
          <w:rFonts w:ascii="Arial" w:hAnsi="Arial" w:cs="Arial"/>
        </w:rPr>
        <w:t>(6), 1027–1038. https://doi.org/10.1016/j.conb.2012.06.001</w:t>
      </w:r>
    </w:p>
    <w:p w14:paraId="1623641E" w14:textId="77777777" w:rsidR="00F226AD" w:rsidRPr="00800D1E" w:rsidRDefault="00F226AD" w:rsidP="00F226AD">
      <w:pPr>
        <w:pStyle w:val="Bibliography"/>
        <w:rPr>
          <w:rFonts w:ascii="Arial" w:hAnsi="Arial" w:cs="Arial"/>
        </w:rPr>
      </w:pPr>
      <w:r w:rsidRPr="00800D1E">
        <w:rPr>
          <w:rFonts w:ascii="Arial" w:hAnsi="Arial" w:cs="Arial"/>
        </w:rPr>
        <w:t xml:space="preserve">Morrison, D. G. (1979). Purchase Intentions and Purchase Behavior. </w:t>
      </w:r>
      <w:r w:rsidRPr="00800D1E">
        <w:rPr>
          <w:rFonts w:ascii="Arial" w:hAnsi="Arial" w:cs="Arial"/>
          <w:i/>
          <w:iCs/>
        </w:rPr>
        <w:t>Journal of Marketing</w:t>
      </w:r>
      <w:r w:rsidRPr="00800D1E">
        <w:rPr>
          <w:rFonts w:ascii="Arial" w:hAnsi="Arial" w:cs="Arial"/>
        </w:rPr>
        <w:t xml:space="preserve">, </w:t>
      </w:r>
      <w:r w:rsidRPr="00800D1E">
        <w:rPr>
          <w:rFonts w:ascii="Arial" w:hAnsi="Arial" w:cs="Arial"/>
          <w:i/>
          <w:iCs/>
        </w:rPr>
        <w:t>43</w:t>
      </w:r>
      <w:r w:rsidRPr="00800D1E">
        <w:rPr>
          <w:rFonts w:ascii="Arial" w:hAnsi="Arial" w:cs="Arial"/>
        </w:rPr>
        <w:t>, 65–74.</w:t>
      </w:r>
    </w:p>
    <w:p w14:paraId="66C4A1A5" w14:textId="77777777" w:rsidR="00F226AD" w:rsidRPr="00800D1E" w:rsidRDefault="00F226AD" w:rsidP="00F226AD">
      <w:pPr>
        <w:pStyle w:val="Bibliography"/>
        <w:rPr>
          <w:rFonts w:ascii="Arial" w:hAnsi="Arial" w:cs="Arial"/>
        </w:rPr>
      </w:pPr>
      <w:r w:rsidRPr="00800D1E">
        <w:rPr>
          <w:rFonts w:ascii="Arial" w:hAnsi="Arial" w:cs="Arial"/>
        </w:rPr>
        <w:t xml:space="preserve">Morwitz, V. G., Steckel, J. H., &amp; Gupta, A. (2007). When do purchase intentions predict sales? </w:t>
      </w:r>
      <w:r w:rsidRPr="00800D1E">
        <w:rPr>
          <w:rFonts w:ascii="Arial" w:hAnsi="Arial" w:cs="Arial"/>
          <w:i/>
          <w:iCs/>
        </w:rPr>
        <w:t>International Journal of Forecasting</w:t>
      </w:r>
      <w:r w:rsidRPr="00800D1E">
        <w:rPr>
          <w:rFonts w:ascii="Arial" w:hAnsi="Arial" w:cs="Arial"/>
        </w:rPr>
        <w:t xml:space="preserve">, </w:t>
      </w:r>
      <w:r w:rsidRPr="00800D1E">
        <w:rPr>
          <w:rFonts w:ascii="Arial" w:hAnsi="Arial" w:cs="Arial"/>
          <w:i/>
          <w:iCs/>
        </w:rPr>
        <w:t>23</w:t>
      </w:r>
      <w:r w:rsidRPr="00800D1E">
        <w:rPr>
          <w:rFonts w:ascii="Arial" w:hAnsi="Arial" w:cs="Arial"/>
        </w:rPr>
        <w:t>(3), 347–364. https://doi.org/10.1016/j.ijforecast.2007.05.015</w:t>
      </w:r>
    </w:p>
    <w:p w14:paraId="207A3379" w14:textId="77777777" w:rsidR="00F226AD" w:rsidRPr="00800D1E" w:rsidRDefault="00F226AD" w:rsidP="00F226AD">
      <w:pPr>
        <w:pStyle w:val="Bibliography"/>
        <w:rPr>
          <w:rFonts w:ascii="Arial" w:hAnsi="Arial" w:cs="Arial"/>
        </w:rPr>
      </w:pPr>
      <w:r w:rsidRPr="00800D1E">
        <w:rPr>
          <w:rFonts w:ascii="Arial" w:hAnsi="Arial" w:cs="Arial"/>
        </w:rPr>
        <w:lastRenderedPageBreak/>
        <w:t xml:space="preserve">Robinson, J. B. (1982). Energy backcasting A proposed method of policy analysis. </w:t>
      </w:r>
      <w:r w:rsidRPr="00800D1E">
        <w:rPr>
          <w:rFonts w:ascii="Arial" w:hAnsi="Arial" w:cs="Arial"/>
          <w:i/>
          <w:iCs/>
        </w:rPr>
        <w:t>Energy Policy</w:t>
      </w:r>
      <w:r w:rsidRPr="00800D1E">
        <w:rPr>
          <w:rFonts w:ascii="Arial" w:hAnsi="Arial" w:cs="Arial"/>
        </w:rPr>
        <w:t xml:space="preserve">, </w:t>
      </w:r>
      <w:r w:rsidRPr="00800D1E">
        <w:rPr>
          <w:rFonts w:ascii="Arial" w:hAnsi="Arial" w:cs="Arial"/>
          <w:i/>
          <w:iCs/>
        </w:rPr>
        <w:t>10</w:t>
      </w:r>
      <w:r w:rsidRPr="00800D1E">
        <w:rPr>
          <w:rFonts w:ascii="Arial" w:hAnsi="Arial" w:cs="Arial"/>
        </w:rPr>
        <w:t>(4), 337–344. https://doi.org/10.1016/0301-4215(82)90048-9</w:t>
      </w:r>
    </w:p>
    <w:p w14:paraId="0B157E74" w14:textId="77777777" w:rsidR="00F226AD" w:rsidRPr="00800D1E" w:rsidRDefault="00F226AD" w:rsidP="00F226AD">
      <w:pPr>
        <w:pStyle w:val="Bibliography"/>
        <w:rPr>
          <w:rFonts w:ascii="Arial" w:hAnsi="Arial" w:cs="Arial"/>
        </w:rPr>
      </w:pPr>
      <w:r w:rsidRPr="00800D1E">
        <w:rPr>
          <w:rFonts w:ascii="Arial" w:hAnsi="Arial" w:cs="Arial"/>
        </w:rPr>
        <w:t xml:space="preserve">Samanez-Larkin, G. R., &amp; Knutson, B. (2015). Decision making in the ageing brain: Changes in affective and motivational circuits. </w:t>
      </w:r>
      <w:r w:rsidRPr="00800D1E">
        <w:rPr>
          <w:rFonts w:ascii="Arial" w:hAnsi="Arial" w:cs="Arial"/>
          <w:i/>
          <w:iCs/>
        </w:rPr>
        <w:t>Nature Reviews Neuroscience</w:t>
      </w:r>
      <w:r w:rsidRPr="00800D1E">
        <w:rPr>
          <w:rFonts w:ascii="Arial" w:hAnsi="Arial" w:cs="Arial"/>
        </w:rPr>
        <w:t xml:space="preserve">, </w:t>
      </w:r>
      <w:r w:rsidRPr="00800D1E">
        <w:rPr>
          <w:rFonts w:ascii="Arial" w:hAnsi="Arial" w:cs="Arial"/>
          <w:i/>
          <w:iCs/>
        </w:rPr>
        <w:t>16</w:t>
      </w:r>
      <w:r w:rsidRPr="00800D1E">
        <w:rPr>
          <w:rFonts w:ascii="Arial" w:hAnsi="Arial" w:cs="Arial"/>
        </w:rPr>
        <w:t>(5), 278–289. https://doi.org/10.1038/nrn3917</w:t>
      </w:r>
    </w:p>
    <w:p w14:paraId="52A0E548" w14:textId="77777777" w:rsidR="00F226AD" w:rsidRPr="00800D1E" w:rsidRDefault="00F226AD" w:rsidP="00F226AD">
      <w:pPr>
        <w:pStyle w:val="Bibliography"/>
        <w:rPr>
          <w:rFonts w:ascii="Arial" w:hAnsi="Arial" w:cs="Arial"/>
        </w:rPr>
      </w:pPr>
      <w:r w:rsidRPr="00800D1E">
        <w:rPr>
          <w:rFonts w:ascii="Arial" w:hAnsi="Arial" w:cs="Arial"/>
        </w:rPr>
        <w:t xml:space="preserve">Shaw, S. D., &amp; Bagozzi, R. P. (2018). The neuropsychology of consumer behavior and marketing. </w:t>
      </w:r>
      <w:r w:rsidRPr="00800D1E">
        <w:rPr>
          <w:rFonts w:ascii="Arial" w:hAnsi="Arial" w:cs="Arial"/>
          <w:i/>
          <w:iCs/>
        </w:rPr>
        <w:t>Consumer Psychology Review</w:t>
      </w:r>
      <w:r w:rsidRPr="00800D1E">
        <w:rPr>
          <w:rFonts w:ascii="Arial" w:hAnsi="Arial" w:cs="Arial"/>
        </w:rPr>
        <w:t xml:space="preserve">, </w:t>
      </w:r>
      <w:r w:rsidRPr="00800D1E">
        <w:rPr>
          <w:rFonts w:ascii="Arial" w:hAnsi="Arial" w:cs="Arial"/>
          <w:i/>
          <w:iCs/>
        </w:rPr>
        <w:t>1</w:t>
      </w:r>
      <w:r w:rsidRPr="00800D1E">
        <w:rPr>
          <w:rFonts w:ascii="Arial" w:hAnsi="Arial" w:cs="Arial"/>
        </w:rPr>
        <w:t>(1), 22–40. https://doi.org/10.1002/arcp.1006</w:t>
      </w:r>
    </w:p>
    <w:p w14:paraId="0188DD64" w14:textId="77777777" w:rsidR="00F226AD" w:rsidRPr="00800D1E" w:rsidRDefault="00F226AD" w:rsidP="00F226AD">
      <w:pPr>
        <w:pStyle w:val="Bibliography"/>
        <w:rPr>
          <w:rFonts w:ascii="Arial" w:hAnsi="Arial" w:cs="Arial"/>
        </w:rPr>
      </w:pPr>
      <w:r w:rsidRPr="00800D1E">
        <w:rPr>
          <w:rFonts w:ascii="Arial" w:hAnsi="Arial" w:cs="Arial"/>
        </w:rPr>
        <w:t xml:space="preserve">Smith, S. M., Jenkinson, M., Woolrich, M. W., Beckmann, C. F., Behrens, T. E. J., Johansen-Berg, H., Bannister, P. R., De Luca, M., Drobnjak, I., Flitney, D. E., Niazy, R. K., Saunders, J., Vickers, J., Zhang, Y., De Stefano, N., Brady, J. M., &amp; Matthews, P. M. (2004). Advances in functional and structural MR image analysis and implementation as FSL. </w:t>
      </w:r>
      <w:r w:rsidRPr="00800D1E">
        <w:rPr>
          <w:rFonts w:ascii="Arial" w:hAnsi="Arial" w:cs="Arial"/>
          <w:i/>
          <w:iCs/>
        </w:rPr>
        <w:t>NeuroImage</w:t>
      </w:r>
      <w:r w:rsidRPr="00800D1E">
        <w:rPr>
          <w:rFonts w:ascii="Arial" w:hAnsi="Arial" w:cs="Arial"/>
        </w:rPr>
        <w:t xml:space="preserve">, </w:t>
      </w:r>
      <w:r w:rsidRPr="00800D1E">
        <w:rPr>
          <w:rFonts w:ascii="Arial" w:hAnsi="Arial" w:cs="Arial"/>
          <w:i/>
          <w:iCs/>
        </w:rPr>
        <w:t>23</w:t>
      </w:r>
      <w:r w:rsidRPr="00800D1E">
        <w:rPr>
          <w:rFonts w:ascii="Arial" w:hAnsi="Arial" w:cs="Arial"/>
        </w:rPr>
        <w:t>, S208–S219. https://doi.org/10.1016/j.neuroimage.2004.07.051</w:t>
      </w:r>
    </w:p>
    <w:p w14:paraId="7AA1FDD2" w14:textId="77777777" w:rsidR="00F226AD" w:rsidRPr="00800D1E" w:rsidRDefault="00F226AD" w:rsidP="00F226AD">
      <w:pPr>
        <w:pStyle w:val="Bibliography"/>
        <w:rPr>
          <w:rFonts w:ascii="Arial" w:hAnsi="Arial" w:cs="Arial"/>
        </w:rPr>
      </w:pPr>
      <w:r w:rsidRPr="00800D1E">
        <w:rPr>
          <w:rFonts w:ascii="Arial" w:hAnsi="Arial" w:cs="Arial"/>
        </w:rPr>
        <w:t>Srirangarajan, T., Mortazavi, L., Bortolini, T., Moll, J., &amp; Knutson, B. (2021). Multi</w:t>
      </w:r>
      <w:r w:rsidRPr="00800D1E">
        <w:rPr>
          <w:rFonts w:ascii="Cambria Math" w:hAnsi="Cambria Math" w:cs="Cambria Math"/>
        </w:rPr>
        <w:t>‐</w:t>
      </w:r>
      <w:r w:rsidRPr="00800D1E">
        <w:rPr>
          <w:rFonts w:ascii="Arial" w:hAnsi="Arial" w:cs="Arial"/>
        </w:rPr>
        <w:t xml:space="preserve">band FMRI compromises detection of mesolimbic reward responses. </w:t>
      </w:r>
      <w:r w:rsidRPr="00800D1E">
        <w:rPr>
          <w:rFonts w:ascii="Arial" w:hAnsi="Arial" w:cs="Arial"/>
          <w:i/>
          <w:iCs/>
        </w:rPr>
        <w:t>NeuroImage</w:t>
      </w:r>
      <w:r w:rsidRPr="00800D1E">
        <w:rPr>
          <w:rFonts w:ascii="Arial" w:hAnsi="Arial" w:cs="Arial"/>
        </w:rPr>
        <w:t xml:space="preserve">, </w:t>
      </w:r>
      <w:r w:rsidRPr="00800D1E">
        <w:rPr>
          <w:rFonts w:ascii="Arial" w:hAnsi="Arial" w:cs="Arial"/>
          <w:i/>
          <w:iCs/>
        </w:rPr>
        <w:t>244</w:t>
      </w:r>
      <w:r w:rsidRPr="00800D1E">
        <w:rPr>
          <w:rFonts w:ascii="Arial" w:hAnsi="Arial" w:cs="Arial"/>
        </w:rPr>
        <w:t>, 118617. https://doi.org/10.1016/j.neuroimage.2021.118617</w:t>
      </w:r>
    </w:p>
    <w:p w14:paraId="33935FD8" w14:textId="77777777" w:rsidR="00F226AD" w:rsidRPr="00800D1E" w:rsidRDefault="00F226AD" w:rsidP="00F226AD">
      <w:pPr>
        <w:pStyle w:val="Bibliography"/>
        <w:rPr>
          <w:rFonts w:ascii="Arial" w:hAnsi="Arial" w:cs="Arial"/>
        </w:rPr>
      </w:pPr>
      <w:r w:rsidRPr="00800D1E">
        <w:rPr>
          <w:rFonts w:ascii="Arial" w:hAnsi="Arial" w:cs="Arial"/>
        </w:rPr>
        <w:t xml:space="preserve">Tusche, A., Bode, S., &amp; Haynes, J.-D. (2010). Neural Responses to Unattended Products Predict Later Consumer Choices. </w:t>
      </w:r>
      <w:r w:rsidRPr="00800D1E">
        <w:rPr>
          <w:rFonts w:ascii="Arial" w:hAnsi="Arial" w:cs="Arial"/>
          <w:i/>
          <w:iCs/>
        </w:rPr>
        <w:t>Journal of Neuroscience</w:t>
      </w:r>
      <w:r w:rsidRPr="00800D1E">
        <w:rPr>
          <w:rFonts w:ascii="Arial" w:hAnsi="Arial" w:cs="Arial"/>
        </w:rPr>
        <w:t xml:space="preserve">, </w:t>
      </w:r>
      <w:r w:rsidRPr="00800D1E">
        <w:rPr>
          <w:rFonts w:ascii="Arial" w:hAnsi="Arial" w:cs="Arial"/>
          <w:i/>
          <w:iCs/>
        </w:rPr>
        <w:t>30</w:t>
      </w:r>
      <w:r w:rsidRPr="00800D1E">
        <w:rPr>
          <w:rFonts w:ascii="Arial" w:hAnsi="Arial" w:cs="Arial"/>
        </w:rPr>
        <w:t>(23), 8024–8031. https://doi.org/10.1523/jneurosci.0064-10.2010</w:t>
      </w:r>
    </w:p>
    <w:p w14:paraId="78B93B08" w14:textId="37D0BEC1" w:rsidR="00B25511" w:rsidRPr="00E552EB" w:rsidRDefault="00E552EB" w:rsidP="00F226AD">
      <w:pPr>
        <w:pStyle w:val="Bibliography"/>
        <w:rPr>
          <w:rFonts w:ascii="Arial" w:eastAsia="Arial" w:hAnsi="Arial" w:cs="Arial"/>
        </w:rPr>
      </w:pPr>
      <w:r w:rsidRPr="00F226AD">
        <w:rPr>
          <w:rFonts w:ascii="Arial" w:hAnsi="Arial" w:cs="Arial"/>
        </w:rPr>
        <w:fldChar w:fldCharType="end"/>
      </w:r>
    </w:p>
    <w:sectPr w:rsidR="00B25511" w:rsidRPr="00E552EB">
      <w:headerReference w:type="default" r:id="rId25"/>
      <w:footerReference w:type="default" r:id="rId26"/>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0" w:author="Ryan Yan" w:date="2025-06-11T19:52:00Z" w:initials="">
    <w:p w14:paraId="5798B44D" w14:textId="77777777" w:rsidR="00B2551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Shouldn't this be Y=-15??</w:t>
      </w:r>
    </w:p>
  </w:comment>
  <w:comment w:id="53" w:author="Nicole Deng" w:date="2025-08-04T17:37:00Z" w:initials="ND">
    <w:p w14:paraId="41A4C65B" w14:textId="77777777" w:rsidR="001907D7" w:rsidRDefault="001907D7" w:rsidP="001907D7">
      <w:r>
        <w:rPr>
          <w:rStyle w:val="CommentReference"/>
        </w:rPr>
        <w:annotationRef/>
      </w:r>
      <w:r>
        <w:rPr>
          <w:sz w:val="20"/>
          <w:szCs w:val="20"/>
        </w:rPr>
        <w:t>Please see the attached slide for an alternative heatmap.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98B44D" w15:done="1"/>
  <w15:commentEx w15:paraId="41A4C6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20CAD6" w16cex:dateUtc="2025-08-05T0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98B44D" w16cid:durableId="2C226F78"/>
  <w16cid:commentId w16cid:paraId="41A4C65B" w16cid:durableId="2420CA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265" w14:textId="77777777" w:rsidR="00CB6DBC" w:rsidRDefault="00CB6DBC">
      <w:r>
        <w:separator/>
      </w:r>
    </w:p>
  </w:endnote>
  <w:endnote w:type="continuationSeparator" w:id="0">
    <w:p w14:paraId="662CDE87" w14:textId="77777777" w:rsidR="00CB6DBC" w:rsidRDefault="00CB6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79C62" w14:textId="77777777" w:rsidR="00B25511" w:rsidRDefault="00B25511">
    <w:pPr>
      <w:spacing w:line="480" w:lineRule="auto"/>
      <w:ind w:firstLine="720"/>
      <w:rPr>
        <w:rFonts w:ascii="Arial" w:eastAsia="Arial" w:hAnsi="Arial" w:cs="Arial"/>
      </w:rPr>
    </w:pPr>
  </w:p>
  <w:p w14:paraId="12E71334" w14:textId="77777777" w:rsidR="00B25511" w:rsidRDefault="00000000">
    <w:pPr>
      <w:jc w:val="right"/>
      <w:rPr>
        <w:rFonts w:ascii="Arial" w:eastAsia="Arial" w:hAnsi="Arial" w:cs="Arial"/>
      </w:rPr>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187D2A">
      <w:rPr>
        <w:rFonts w:ascii="Arial" w:eastAsia="Arial" w:hAnsi="Arial" w:cs="Arial"/>
        <w:noProof/>
      </w:rPr>
      <w:t>1</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43D6B" w14:textId="77777777" w:rsidR="00CB6DBC" w:rsidRDefault="00CB6DBC">
      <w:r>
        <w:separator/>
      </w:r>
    </w:p>
  </w:footnote>
  <w:footnote w:type="continuationSeparator" w:id="0">
    <w:p w14:paraId="1178D66C" w14:textId="77777777" w:rsidR="00CB6DBC" w:rsidRDefault="00CB6D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4AF7" w14:textId="77777777" w:rsidR="00B25511" w:rsidRDefault="00B25511"/>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ynthia Wu">
    <w15:presenceInfo w15:providerId="AD" w15:userId="S::cwu0701@stanford.edu::afed30eb-e9d8-45c0-8ffe-77d1fc22bcbb"/>
  </w15:person>
  <w15:person w15:author="Brian D Knutson">
    <w15:presenceInfo w15:providerId="AD" w15:userId="S::knutson@stanford.edu::d3f8a5a0-198f-4d57-b534-c735b493d36b"/>
  </w15:person>
  <w15:person w15:author="Nicole Deng">
    <w15:presenceInfo w15:providerId="AD" w15:userId="S::ndeng01@stanford.edu::7589bd2b-6551-4788-af53-f054f11d50d4"/>
  </w15:person>
  <w15:person w15:author="Ryan Yan">
    <w15:presenceInfo w15:providerId="AD" w15:userId="S::sann6237@ox.ac.uk::ea45da71-667d-4cc2-a54a-bc78410053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511"/>
    <w:rsid w:val="00000473"/>
    <w:rsid w:val="00011FB3"/>
    <w:rsid w:val="0003509E"/>
    <w:rsid w:val="00045684"/>
    <w:rsid w:val="00045D31"/>
    <w:rsid w:val="00050239"/>
    <w:rsid w:val="00051A37"/>
    <w:rsid w:val="00053AC3"/>
    <w:rsid w:val="000708EA"/>
    <w:rsid w:val="0007630B"/>
    <w:rsid w:val="00085C03"/>
    <w:rsid w:val="00087AB7"/>
    <w:rsid w:val="00087CFB"/>
    <w:rsid w:val="000960E7"/>
    <w:rsid w:val="000A079E"/>
    <w:rsid w:val="000A0E80"/>
    <w:rsid w:val="000C2034"/>
    <w:rsid w:val="000D43CA"/>
    <w:rsid w:val="000D59E7"/>
    <w:rsid w:val="000D7C4D"/>
    <w:rsid w:val="000E25B8"/>
    <w:rsid w:val="000E33FC"/>
    <w:rsid w:val="000F46FE"/>
    <w:rsid w:val="0010251C"/>
    <w:rsid w:val="00111D15"/>
    <w:rsid w:val="0012358A"/>
    <w:rsid w:val="00130118"/>
    <w:rsid w:val="001513A0"/>
    <w:rsid w:val="00157319"/>
    <w:rsid w:val="00165476"/>
    <w:rsid w:val="00172847"/>
    <w:rsid w:val="00174E5C"/>
    <w:rsid w:val="00174EB7"/>
    <w:rsid w:val="00180E49"/>
    <w:rsid w:val="00183766"/>
    <w:rsid w:val="00187D2A"/>
    <w:rsid w:val="001907D7"/>
    <w:rsid w:val="001953DB"/>
    <w:rsid w:val="001D2E05"/>
    <w:rsid w:val="001D703D"/>
    <w:rsid w:val="001E01CE"/>
    <w:rsid w:val="001E04F0"/>
    <w:rsid w:val="001E7BD3"/>
    <w:rsid w:val="001F24BD"/>
    <w:rsid w:val="001F3CB2"/>
    <w:rsid w:val="00231ACB"/>
    <w:rsid w:val="002341F7"/>
    <w:rsid w:val="002377E1"/>
    <w:rsid w:val="00251858"/>
    <w:rsid w:val="00252F7E"/>
    <w:rsid w:val="002650B1"/>
    <w:rsid w:val="002717AD"/>
    <w:rsid w:val="00273951"/>
    <w:rsid w:val="0028276C"/>
    <w:rsid w:val="0029078F"/>
    <w:rsid w:val="002C049E"/>
    <w:rsid w:val="002F2D93"/>
    <w:rsid w:val="002F47B3"/>
    <w:rsid w:val="003022F0"/>
    <w:rsid w:val="0030411B"/>
    <w:rsid w:val="00307D3B"/>
    <w:rsid w:val="003135E4"/>
    <w:rsid w:val="003273D0"/>
    <w:rsid w:val="00330227"/>
    <w:rsid w:val="0035358C"/>
    <w:rsid w:val="003609EB"/>
    <w:rsid w:val="0036472C"/>
    <w:rsid w:val="003730F5"/>
    <w:rsid w:val="003812B4"/>
    <w:rsid w:val="003B3198"/>
    <w:rsid w:val="003C06B6"/>
    <w:rsid w:val="003C098F"/>
    <w:rsid w:val="003E32FD"/>
    <w:rsid w:val="003F22A9"/>
    <w:rsid w:val="00404B5A"/>
    <w:rsid w:val="00423EFE"/>
    <w:rsid w:val="00426E01"/>
    <w:rsid w:val="00426EBD"/>
    <w:rsid w:val="00454144"/>
    <w:rsid w:val="004768EB"/>
    <w:rsid w:val="00491C88"/>
    <w:rsid w:val="00493E1E"/>
    <w:rsid w:val="0049756D"/>
    <w:rsid w:val="004B7800"/>
    <w:rsid w:val="004C576B"/>
    <w:rsid w:val="004D4F13"/>
    <w:rsid w:val="004D5C20"/>
    <w:rsid w:val="004D7A8B"/>
    <w:rsid w:val="004E7AEE"/>
    <w:rsid w:val="00500A60"/>
    <w:rsid w:val="005021CF"/>
    <w:rsid w:val="00523EE8"/>
    <w:rsid w:val="00527C11"/>
    <w:rsid w:val="00531837"/>
    <w:rsid w:val="00531E13"/>
    <w:rsid w:val="005367B8"/>
    <w:rsid w:val="00537B51"/>
    <w:rsid w:val="00546295"/>
    <w:rsid w:val="00564DD7"/>
    <w:rsid w:val="00567C54"/>
    <w:rsid w:val="00584E62"/>
    <w:rsid w:val="00587277"/>
    <w:rsid w:val="00591BC4"/>
    <w:rsid w:val="0059593A"/>
    <w:rsid w:val="005C2E04"/>
    <w:rsid w:val="005C7201"/>
    <w:rsid w:val="005D0F79"/>
    <w:rsid w:val="005E1253"/>
    <w:rsid w:val="005F0E81"/>
    <w:rsid w:val="0060018B"/>
    <w:rsid w:val="00600874"/>
    <w:rsid w:val="00600EC4"/>
    <w:rsid w:val="00601D36"/>
    <w:rsid w:val="00617410"/>
    <w:rsid w:val="00621EB8"/>
    <w:rsid w:val="006A3516"/>
    <w:rsid w:val="006A3FDA"/>
    <w:rsid w:val="006A79E5"/>
    <w:rsid w:val="006C3B59"/>
    <w:rsid w:val="006D1A06"/>
    <w:rsid w:val="006F08F6"/>
    <w:rsid w:val="0070414C"/>
    <w:rsid w:val="00714289"/>
    <w:rsid w:val="00714721"/>
    <w:rsid w:val="007256FB"/>
    <w:rsid w:val="007339C9"/>
    <w:rsid w:val="00751ED6"/>
    <w:rsid w:val="00765D55"/>
    <w:rsid w:val="00767EF8"/>
    <w:rsid w:val="00776C73"/>
    <w:rsid w:val="00782E76"/>
    <w:rsid w:val="007C5CE3"/>
    <w:rsid w:val="007D2377"/>
    <w:rsid w:val="007E30F7"/>
    <w:rsid w:val="00800D1E"/>
    <w:rsid w:val="00812609"/>
    <w:rsid w:val="0081628A"/>
    <w:rsid w:val="008165F7"/>
    <w:rsid w:val="008412CA"/>
    <w:rsid w:val="0085573B"/>
    <w:rsid w:val="008635FA"/>
    <w:rsid w:val="00880B0B"/>
    <w:rsid w:val="00885337"/>
    <w:rsid w:val="008872C3"/>
    <w:rsid w:val="00890FE4"/>
    <w:rsid w:val="008B3107"/>
    <w:rsid w:val="008B3D38"/>
    <w:rsid w:val="008B5481"/>
    <w:rsid w:val="008C3114"/>
    <w:rsid w:val="008D0495"/>
    <w:rsid w:val="008D4A76"/>
    <w:rsid w:val="008E0966"/>
    <w:rsid w:val="008E3AD3"/>
    <w:rsid w:val="008E46FA"/>
    <w:rsid w:val="008F0BD4"/>
    <w:rsid w:val="009174AE"/>
    <w:rsid w:val="00931692"/>
    <w:rsid w:val="0096770E"/>
    <w:rsid w:val="0099412B"/>
    <w:rsid w:val="009950EC"/>
    <w:rsid w:val="00995706"/>
    <w:rsid w:val="009962C3"/>
    <w:rsid w:val="00997BC0"/>
    <w:rsid w:val="009B2D09"/>
    <w:rsid w:val="009B3EC5"/>
    <w:rsid w:val="009B63E6"/>
    <w:rsid w:val="009C3136"/>
    <w:rsid w:val="009D29D8"/>
    <w:rsid w:val="009D41E2"/>
    <w:rsid w:val="009D47FB"/>
    <w:rsid w:val="00A1023A"/>
    <w:rsid w:val="00A13DF2"/>
    <w:rsid w:val="00A2277A"/>
    <w:rsid w:val="00A25094"/>
    <w:rsid w:val="00A25539"/>
    <w:rsid w:val="00A4178C"/>
    <w:rsid w:val="00A53D41"/>
    <w:rsid w:val="00A83BE7"/>
    <w:rsid w:val="00AB27E3"/>
    <w:rsid w:val="00AC003B"/>
    <w:rsid w:val="00AC32B3"/>
    <w:rsid w:val="00AD23DF"/>
    <w:rsid w:val="00AE3616"/>
    <w:rsid w:val="00AF1C87"/>
    <w:rsid w:val="00B05AA4"/>
    <w:rsid w:val="00B149A7"/>
    <w:rsid w:val="00B25511"/>
    <w:rsid w:val="00B416EE"/>
    <w:rsid w:val="00B56D58"/>
    <w:rsid w:val="00B64847"/>
    <w:rsid w:val="00B6501D"/>
    <w:rsid w:val="00B65715"/>
    <w:rsid w:val="00B752F3"/>
    <w:rsid w:val="00B853A7"/>
    <w:rsid w:val="00BB105E"/>
    <w:rsid w:val="00BB14FD"/>
    <w:rsid w:val="00BB1CF1"/>
    <w:rsid w:val="00BB2E80"/>
    <w:rsid w:val="00BB3DB6"/>
    <w:rsid w:val="00BE0D18"/>
    <w:rsid w:val="00BE59FA"/>
    <w:rsid w:val="00BF2C12"/>
    <w:rsid w:val="00C008CC"/>
    <w:rsid w:val="00C013FD"/>
    <w:rsid w:val="00C0655A"/>
    <w:rsid w:val="00C16F0B"/>
    <w:rsid w:val="00C33933"/>
    <w:rsid w:val="00C6419B"/>
    <w:rsid w:val="00C864B2"/>
    <w:rsid w:val="00CB06CA"/>
    <w:rsid w:val="00CB6DBC"/>
    <w:rsid w:val="00CB7AA7"/>
    <w:rsid w:val="00CC48CC"/>
    <w:rsid w:val="00CC7705"/>
    <w:rsid w:val="00CD0169"/>
    <w:rsid w:val="00CE3BC9"/>
    <w:rsid w:val="00CE42EE"/>
    <w:rsid w:val="00CE6577"/>
    <w:rsid w:val="00CF20B2"/>
    <w:rsid w:val="00D22054"/>
    <w:rsid w:val="00D26067"/>
    <w:rsid w:val="00D35B3A"/>
    <w:rsid w:val="00D46EBB"/>
    <w:rsid w:val="00D53E14"/>
    <w:rsid w:val="00D553D5"/>
    <w:rsid w:val="00D64918"/>
    <w:rsid w:val="00D667E4"/>
    <w:rsid w:val="00D90825"/>
    <w:rsid w:val="00D94866"/>
    <w:rsid w:val="00D94CA7"/>
    <w:rsid w:val="00D95EEF"/>
    <w:rsid w:val="00D96C7C"/>
    <w:rsid w:val="00DA132A"/>
    <w:rsid w:val="00DA199D"/>
    <w:rsid w:val="00DA34F1"/>
    <w:rsid w:val="00DA62ED"/>
    <w:rsid w:val="00DC7C0D"/>
    <w:rsid w:val="00DD260D"/>
    <w:rsid w:val="00DF04EE"/>
    <w:rsid w:val="00E0501B"/>
    <w:rsid w:val="00E2528E"/>
    <w:rsid w:val="00E25D07"/>
    <w:rsid w:val="00E31305"/>
    <w:rsid w:val="00E379AA"/>
    <w:rsid w:val="00E400A1"/>
    <w:rsid w:val="00E552EB"/>
    <w:rsid w:val="00E64743"/>
    <w:rsid w:val="00E65310"/>
    <w:rsid w:val="00E6645F"/>
    <w:rsid w:val="00E84D22"/>
    <w:rsid w:val="00E92111"/>
    <w:rsid w:val="00EA0FCC"/>
    <w:rsid w:val="00EC21A9"/>
    <w:rsid w:val="00EC2E3F"/>
    <w:rsid w:val="00EC4B3E"/>
    <w:rsid w:val="00ED415C"/>
    <w:rsid w:val="00EF3C98"/>
    <w:rsid w:val="00F15A29"/>
    <w:rsid w:val="00F226AD"/>
    <w:rsid w:val="00F33B3D"/>
    <w:rsid w:val="00F3434F"/>
    <w:rsid w:val="00F54750"/>
    <w:rsid w:val="00F6340A"/>
    <w:rsid w:val="00F813F5"/>
    <w:rsid w:val="00F91AAA"/>
    <w:rsid w:val="00F93E41"/>
    <w:rsid w:val="00F963CE"/>
    <w:rsid w:val="00FC2F05"/>
    <w:rsid w:val="00FC347F"/>
    <w:rsid w:val="00FC7E33"/>
    <w:rsid w:val="00FD33FA"/>
    <w:rsid w:val="00FF3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B1D92"/>
  <w15:docId w15:val="{0DAAC090-C8BE-394E-9354-FF341BAAA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5D0F79"/>
    <w:rPr>
      <w:color w:val="0000FF" w:themeColor="hyperlink"/>
      <w:u w:val="single"/>
    </w:rPr>
  </w:style>
  <w:style w:type="character" w:styleId="UnresolvedMention">
    <w:name w:val="Unresolved Mention"/>
    <w:basedOn w:val="DefaultParagraphFont"/>
    <w:uiPriority w:val="99"/>
    <w:semiHidden/>
    <w:unhideWhenUsed/>
    <w:rsid w:val="005D0F79"/>
    <w:rPr>
      <w:color w:val="605E5C"/>
      <w:shd w:val="clear" w:color="auto" w:fill="E1DFDD"/>
    </w:rPr>
  </w:style>
  <w:style w:type="paragraph" w:styleId="Revision">
    <w:name w:val="Revision"/>
    <w:hidden/>
    <w:uiPriority w:val="99"/>
    <w:semiHidden/>
    <w:rsid w:val="00B416EE"/>
  </w:style>
  <w:style w:type="paragraph" w:styleId="Bibliography">
    <w:name w:val="Bibliography"/>
    <w:basedOn w:val="Normal"/>
    <w:next w:val="Normal"/>
    <w:uiPriority w:val="37"/>
    <w:unhideWhenUsed/>
    <w:rsid w:val="00E552EB"/>
    <w:pPr>
      <w:spacing w:line="480" w:lineRule="auto"/>
      <w:ind w:left="720" w:hanging="720"/>
    </w:pPr>
  </w:style>
  <w:style w:type="paragraph" w:styleId="CommentSubject">
    <w:name w:val="annotation subject"/>
    <w:basedOn w:val="CommentText"/>
    <w:next w:val="CommentText"/>
    <w:link w:val="CommentSubjectChar"/>
    <w:uiPriority w:val="99"/>
    <w:semiHidden/>
    <w:unhideWhenUsed/>
    <w:rsid w:val="001907D7"/>
    <w:rPr>
      <w:b/>
      <w:bCs/>
    </w:rPr>
  </w:style>
  <w:style w:type="character" w:customStyle="1" w:styleId="CommentSubjectChar">
    <w:name w:val="Comment Subject Char"/>
    <w:basedOn w:val="CommentTextChar"/>
    <w:link w:val="CommentSubject"/>
    <w:uiPriority w:val="99"/>
    <w:semiHidden/>
    <w:rsid w:val="001907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sf.io/xd9mk/" TargetMode="External"/><Relationship Id="rId13" Type="http://schemas.openxmlformats.org/officeDocument/2006/relationships/image" Target="media/image2.png"/><Relationship Id="rId18" Type="http://schemas.microsoft.com/office/2016/09/relationships/commentsIds" Target="commentsIds.xm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mailto:knutson@stanford.edu" TargetMode="External"/><Relationship Id="rId12" Type="http://schemas.openxmlformats.org/officeDocument/2006/relationships/hyperlink" Target="https://osf.io/xd9mk/" TargetMode="External"/><Relationship Id="rId17" Type="http://schemas.microsoft.com/office/2011/relationships/commentsExtended" Target="commentsExtended.xm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comments" Target="comments.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marklines.com/en/" TargetMode="External"/><Relationship Id="rId24" Type="http://schemas.openxmlformats.org/officeDocument/2006/relationships/hyperlink" Target="https://www.zotero.org/google-docs/?Va49Nb" TargetMode="External"/><Relationship Id="rId5"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8.png"/><Relationship Id="rId28" Type="http://schemas.microsoft.com/office/2011/relationships/people" Target="people.xml"/><Relationship Id="rId10" Type="http://schemas.openxmlformats.org/officeDocument/2006/relationships/hyperlink" Target="http://goodcarbadcar.com"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png"/><Relationship Id="rId22" Type="http://schemas.microsoft.com/office/2018/08/relationships/commentsExtensible" Target="commentsExtensible.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A1513-16CC-9149-A047-2F55C1193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31</Pages>
  <Words>15879</Words>
  <Characters>90516</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Cynthia Wu</cp:lastModifiedBy>
  <cp:revision>295</cp:revision>
  <dcterms:created xsi:type="dcterms:W3CDTF">2025-07-17T01:35:00Z</dcterms:created>
  <dcterms:modified xsi:type="dcterms:W3CDTF">2025-08-15T06:24:00Z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zotero-version="7.0.21"&gt;&lt;session id="hyaoeDmK"/&gt;&lt;style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